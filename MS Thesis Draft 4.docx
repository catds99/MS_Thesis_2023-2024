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F602C" w14:textId="77777777" w:rsidR="00120A1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58096E4C" w14:textId="77777777" w:rsidR="00120A1C" w:rsidRDefault="00120A1C">
      <w:pPr>
        <w:rPr>
          <w:rFonts w:ascii="Times New Roman" w:eastAsia="Times New Roman" w:hAnsi="Times New Roman" w:cs="Times New Roman"/>
          <w:sz w:val="24"/>
          <w:szCs w:val="24"/>
        </w:rPr>
      </w:pPr>
    </w:p>
    <w:p w14:paraId="7CD92C40" w14:textId="291A08F5" w:rsidR="00120A1C"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biolimiting</w:t>
      </w:r>
      <w:proofErr w:type="spellEnd"/>
      <w:r>
        <w:rPr>
          <w:rFonts w:ascii="Times New Roman" w:eastAsia="Times New Roman" w:hAnsi="Times New Roman" w:cs="Times New Roman"/>
          <w:sz w:val="24"/>
          <w:szCs w:val="24"/>
        </w:rPr>
        <w:t xml:space="preserve"> nutrients nitrogen (N) and phosphorus (P) are vital components of molecules essential to life. In marine systems, N:P ratios tend to follow the “Redfield ratio” of 16:1, which </w:t>
      </w:r>
      <w:r w:rsidR="00C105E0">
        <w:rPr>
          <w:rFonts w:ascii="Times New Roman" w:eastAsia="Times New Roman" w:hAnsi="Times New Roman" w:cs="Times New Roman"/>
          <w:sz w:val="24"/>
          <w:szCs w:val="24"/>
        </w:rPr>
        <w:t>is often</w:t>
      </w:r>
      <w:r>
        <w:rPr>
          <w:rFonts w:ascii="Times New Roman" w:eastAsia="Times New Roman" w:hAnsi="Times New Roman" w:cs="Times New Roman"/>
          <w:sz w:val="24"/>
          <w:szCs w:val="24"/>
        </w:rPr>
        <w:t xml:space="preserve"> used to infer nutrient limitation of phytoplankton biomass. Traditionally, estuaries are thought to be N-limited (N:P &lt; 16), but there have been increasing instances of P-limitation (N:P &gt; 16) </w:t>
      </w:r>
      <w:r w:rsidR="00C105E0">
        <w:rPr>
          <w:rFonts w:ascii="Times New Roman" w:eastAsia="Times New Roman" w:hAnsi="Times New Roman" w:cs="Times New Roman"/>
          <w:sz w:val="24"/>
          <w:szCs w:val="24"/>
        </w:rPr>
        <w:t xml:space="preserve">in coastal waters </w:t>
      </w:r>
      <w:r>
        <w:rPr>
          <w:rFonts w:ascii="Times New Roman" w:eastAsia="Times New Roman" w:hAnsi="Times New Roman" w:cs="Times New Roman"/>
          <w:sz w:val="24"/>
          <w:szCs w:val="24"/>
        </w:rPr>
        <w:t>worldwide. Over the last few decades, nutrient loading in North Inlet Estuary (NI) has changed such that dissolved inorganic nitrogen (DIN</w:t>
      </w:r>
      <w:proofErr w:type="gramStart"/>
      <w:r>
        <w:rPr>
          <w:rFonts w:ascii="Times New Roman" w:eastAsia="Times New Roman" w:hAnsi="Times New Roman" w:cs="Times New Roman"/>
          <w:sz w:val="24"/>
          <w:szCs w:val="24"/>
        </w:rPr>
        <w:t>):dissolved</w:t>
      </w:r>
      <w:proofErr w:type="gramEnd"/>
      <w:r>
        <w:rPr>
          <w:rFonts w:ascii="Times New Roman" w:eastAsia="Times New Roman" w:hAnsi="Times New Roman" w:cs="Times New Roman"/>
          <w:sz w:val="24"/>
          <w:szCs w:val="24"/>
        </w:rPr>
        <w:t xml:space="preserve"> inorganic phosphorus (DIP) ratios have </w:t>
      </w:r>
      <w:commentRangeStart w:id="0"/>
      <w:r>
        <w:rPr>
          <w:rFonts w:ascii="Times New Roman" w:eastAsia="Times New Roman" w:hAnsi="Times New Roman" w:cs="Times New Roman"/>
          <w:sz w:val="24"/>
          <w:szCs w:val="24"/>
        </w:rPr>
        <w:t>increased</w:t>
      </w:r>
      <w:commentRangeEnd w:id="0"/>
      <w:r w:rsidR="00C15F71">
        <w:rPr>
          <w:rStyle w:val="CommentReference"/>
        </w:rPr>
        <w:commentReference w:id="0"/>
      </w:r>
      <w:r>
        <w:rPr>
          <w:rFonts w:ascii="Times New Roman" w:eastAsia="Times New Roman" w:hAnsi="Times New Roman" w:cs="Times New Roman"/>
          <w:sz w:val="24"/>
          <w:szCs w:val="24"/>
        </w:rPr>
        <w:t xml:space="preserve">. </w:t>
      </w:r>
      <w:r w:rsidR="00C105E0">
        <w:rPr>
          <w:rFonts w:ascii="Times New Roman" w:eastAsia="Times New Roman" w:hAnsi="Times New Roman" w:cs="Times New Roman"/>
          <w:sz w:val="24"/>
          <w:szCs w:val="24"/>
        </w:rPr>
        <w:t xml:space="preserve">This increase </w:t>
      </w:r>
      <w:r>
        <w:rPr>
          <w:rFonts w:ascii="Times New Roman" w:eastAsia="Times New Roman" w:hAnsi="Times New Roman" w:cs="Times New Roman"/>
          <w:sz w:val="24"/>
          <w:szCs w:val="24"/>
        </w:rPr>
        <w:t xml:space="preserve">suggests that the estuary may be transitioning to </w:t>
      </w:r>
      <w:r w:rsidR="00C105E0">
        <w:rPr>
          <w:rFonts w:ascii="Times New Roman" w:eastAsia="Times New Roman" w:hAnsi="Times New Roman" w:cs="Times New Roman"/>
          <w:sz w:val="24"/>
          <w:szCs w:val="24"/>
        </w:rPr>
        <w:t xml:space="preserve">N and P colimitation or </w:t>
      </w:r>
      <w:r>
        <w:rPr>
          <w:rFonts w:ascii="Times New Roman" w:eastAsia="Times New Roman" w:hAnsi="Times New Roman" w:cs="Times New Roman"/>
          <w:sz w:val="24"/>
          <w:szCs w:val="24"/>
        </w:rPr>
        <w:t xml:space="preserve">primary P-limitation. We hypothesized that P would be the primary limiting nutrient of phytoplankton biomass and community composition in NI for the summer of 2023. </w:t>
      </w:r>
      <w:r w:rsidR="00C105E0">
        <w:rPr>
          <w:rFonts w:ascii="Times New Roman" w:eastAsia="Times New Roman" w:hAnsi="Times New Roman" w:cs="Times New Roman"/>
          <w:sz w:val="24"/>
          <w:szCs w:val="24"/>
        </w:rPr>
        <w:t xml:space="preserve">Dissolved inorganic nitrogen (DIN, </w:t>
      </w:r>
      <w:r>
        <w:rPr>
          <w:rFonts w:ascii="Times New Roman" w:eastAsia="Times New Roman" w:hAnsi="Times New Roman" w:cs="Times New Roman"/>
          <w:sz w:val="24"/>
          <w:szCs w:val="24"/>
        </w:rPr>
        <w:t xml:space="preserve">20 </w:t>
      </w:r>
      <w:proofErr w:type="spellStart"/>
      <w:r>
        <w:rPr>
          <w:rFonts w:ascii="Times New Roman" w:eastAsia="Times New Roman" w:hAnsi="Times New Roman" w:cs="Times New Roman"/>
          <w:sz w:val="24"/>
          <w:szCs w:val="24"/>
        </w:rPr>
        <w:t>μmol</w:t>
      </w:r>
      <w:proofErr w:type="spellEnd"/>
      <w:r>
        <w:rPr>
          <w:rFonts w:ascii="Times New Roman" w:eastAsia="Times New Roman" w:hAnsi="Times New Roman" w:cs="Times New Roman"/>
          <w:sz w:val="24"/>
          <w:szCs w:val="24"/>
        </w:rPr>
        <w:t xml:space="preserve"> l</w:t>
      </w:r>
      <w:r w:rsidRPr="001F5BD6">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N</w:t>
      </w:r>
      <w:r w:rsidR="00C105E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C105E0">
        <w:rPr>
          <w:rFonts w:ascii="Times New Roman" w:eastAsia="Times New Roman" w:hAnsi="Times New Roman" w:cs="Times New Roman"/>
          <w:sz w:val="24"/>
          <w:szCs w:val="24"/>
        </w:rPr>
        <w:t xml:space="preserve">low phosphate (LP, </w:t>
      </w:r>
      <w:r>
        <w:rPr>
          <w:rFonts w:ascii="Times New Roman" w:eastAsia="Times New Roman" w:hAnsi="Times New Roman" w:cs="Times New Roman"/>
          <w:sz w:val="24"/>
          <w:szCs w:val="24"/>
        </w:rPr>
        <w:t xml:space="preserve">5 </w:t>
      </w:r>
      <w:proofErr w:type="spellStart"/>
      <w:r>
        <w:rPr>
          <w:rFonts w:ascii="Times New Roman" w:eastAsia="Times New Roman" w:hAnsi="Times New Roman" w:cs="Times New Roman"/>
          <w:sz w:val="24"/>
          <w:szCs w:val="24"/>
        </w:rPr>
        <w:t>μmol</w:t>
      </w:r>
      <w:proofErr w:type="spellEnd"/>
      <w:r>
        <w:rPr>
          <w:rFonts w:ascii="Times New Roman" w:eastAsia="Times New Roman" w:hAnsi="Times New Roman" w:cs="Times New Roman"/>
          <w:sz w:val="24"/>
          <w:szCs w:val="24"/>
        </w:rPr>
        <w:t xml:space="preserve"> l</w:t>
      </w:r>
      <w:r w:rsidRPr="001F5BD6">
        <w:rPr>
          <w:rFonts w:ascii="Times New Roman" w:eastAsia="Times New Roman" w:hAnsi="Times New Roman" w:cs="Times New Roman"/>
          <w:sz w:val="24"/>
          <w:szCs w:val="24"/>
          <w:vertAlign w:val="superscript"/>
        </w:rPr>
        <w:t>-1</w:t>
      </w:r>
      <w:r w:rsidR="00C105E0">
        <w:rPr>
          <w:rFonts w:ascii="Times New Roman" w:eastAsia="Times New Roman" w:hAnsi="Times New Roman" w:cs="Times New Roman"/>
          <w:sz w:val="24"/>
          <w:szCs w:val="24"/>
        </w:rPr>
        <w:t xml:space="preserve">), </w:t>
      </w:r>
      <w:r w:rsidR="005C1B1F">
        <w:rPr>
          <w:rFonts w:ascii="Times New Roman" w:eastAsia="Times New Roman" w:hAnsi="Times New Roman" w:cs="Times New Roman"/>
          <w:sz w:val="24"/>
          <w:szCs w:val="24"/>
        </w:rPr>
        <w:t xml:space="preserve">and </w:t>
      </w:r>
      <w:r w:rsidR="00C105E0">
        <w:rPr>
          <w:rFonts w:ascii="Times New Roman" w:eastAsia="Times New Roman" w:hAnsi="Times New Roman" w:cs="Times New Roman"/>
          <w:sz w:val="24"/>
          <w:szCs w:val="24"/>
        </w:rPr>
        <w:t>high</w:t>
      </w:r>
      <w:r>
        <w:rPr>
          <w:rFonts w:ascii="Times New Roman" w:eastAsia="Times New Roman" w:hAnsi="Times New Roman" w:cs="Times New Roman"/>
          <w:sz w:val="24"/>
          <w:szCs w:val="24"/>
        </w:rPr>
        <w:t xml:space="preserve"> </w:t>
      </w:r>
      <w:r w:rsidR="00C105E0">
        <w:rPr>
          <w:rFonts w:ascii="Times New Roman" w:eastAsia="Times New Roman" w:hAnsi="Times New Roman" w:cs="Times New Roman"/>
          <w:sz w:val="24"/>
          <w:szCs w:val="24"/>
        </w:rPr>
        <w:t xml:space="preserve">phosphate (HP, </w:t>
      </w:r>
      <w:del w:id="1" w:author="Jay Pinckney" w:date="2024-02-24T06:48:00Z">
        <w:r w:rsidDel="00C105E0">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20 </w:t>
      </w:r>
      <w:proofErr w:type="spellStart"/>
      <w:r>
        <w:rPr>
          <w:rFonts w:ascii="Times New Roman" w:eastAsia="Times New Roman" w:hAnsi="Times New Roman" w:cs="Times New Roman"/>
          <w:sz w:val="24"/>
          <w:szCs w:val="24"/>
        </w:rPr>
        <w:t>μmol</w:t>
      </w:r>
      <w:proofErr w:type="spellEnd"/>
      <w:r>
        <w:rPr>
          <w:rFonts w:ascii="Times New Roman" w:eastAsia="Times New Roman" w:hAnsi="Times New Roman" w:cs="Times New Roman"/>
          <w:sz w:val="24"/>
          <w:szCs w:val="24"/>
        </w:rPr>
        <w:t xml:space="preserve"> l</w:t>
      </w:r>
      <w:r w:rsidRPr="001F5BD6">
        <w:rPr>
          <w:rFonts w:ascii="Times New Roman" w:eastAsia="Times New Roman" w:hAnsi="Times New Roman" w:cs="Times New Roman"/>
          <w:sz w:val="24"/>
          <w:szCs w:val="24"/>
          <w:vertAlign w:val="superscript"/>
        </w:rPr>
        <w:t>-1</w:t>
      </w:r>
      <w:r w:rsidR="00C105E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combined DIN+LP, or combined DIN+HP were added to water samples collected at </w:t>
      </w:r>
      <w:proofErr w:type="spellStart"/>
      <w:r>
        <w:rPr>
          <w:rFonts w:ascii="Times New Roman" w:eastAsia="Times New Roman" w:hAnsi="Times New Roman" w:cs="Times New Roman"/>
          <w:sz w:val="24"/>
          <w:szCs w:val="24"/>
        </w:rPr>
        <w:t>Clambank</w:t>
      </w:r>
      <w:proofErr w:type="spellEnd"/>
      <w:r>
        <w:rPr>
          <w:rFonts w:ascii="Times New Roman" w:eastAsia="Times New Roman" w:hAnsi="Times New Roman" w:cs="Times New Roman"/>
          <w:sz w:val="24"/>
          <w:szCs w:val="24"/>
        </w:rPr>
        <w:t xml:space="preserve"> Landing in North Inlet </w:t>
      </w:r>
      <w:proofErr w:type="gramStart"/>
      <w:r>
        <w:rPr>
          <w:rFonts w:ascii="Times New Roman" w:eastAsia="Times New Roman" w:hAnsi="Times New Roman" w:cs="Times New Roman"/>
          <w:sz w:val="24"/>
          <w:szCs w:val="24"/>
        </w:rPr>
        <w:t>on a monthly basis</w:t>
      </w:r>
      <w:proofErr w:type="gramEnd"/>
      <w:r>
        <w:rPr>
          <w:rFonts w:ascii="Times New Roman" w:eastAsia="Times New Roman" w:hAnsi="Times New Roman" w:cs="Times New Roman"/>
          <w:sz w:val="24"/>
          <w:szCs w:val="24"/>
        </w:rPr>
        <w:t xml:space="preserve">. Changes in </w:t>
      </w:r>
      <w:r w:rsidR="005C1B1F">
        <w:rPr>
          <w:rFonts w:ascii="Times New Roman" w:eastAsia="Times New Roman" w:hAnsi="Times New Roman" w:cs="Times New Roman"/>
          <w:sz w:val="24"/>
          <w:szCs w:val="24"/>
        </w:rPr>
        <w:t>phytoplankton biomass (</w:t>
      </w:r>
      <w:proofErr w:type="spellStart"/>
      <w:r>
        <w:rPr>
          <w:rFonts w:ascii="Times New Roman" w:eastAsia="Times New Roman" w:hAnsi="Times New Roman" w:cs="Times New Roman"/>
          <w:sz w:val="24"/>
          <w:szCs w:val="24"/>
        </w:rPr>
        <w:t>chl</w:t>
      </w:r>
      <w:proofErr w:type="spellEnd"/>
      <w:r>
        <w:rPr>
          <w:rFonts w:ascii="Times New Roman" w:eastAsia="Times New Roman" w:hAnsi="Times New Roman" w:cs="Times New Roman"/>
          <w:sz w:val="24"/>
          <w:szCs w:val="24"/>
        </w:rPr>
        <w:t xml:space="preserve"> </w:t>
      </w:r>
      <w:r w:rsidRPr="001F5BD6">
        <w:rPr>
          <w:rFonts w:ascii="Times New Roman" w:eastAsia="Times New Roman" w:hAnsi="Times New Roman" w:cs="Times New Roman"/>
          <w:i/>
          <w:iCs/>
          <w:sz w:val="24"/>
          <w:szCs w:val="24"/>
        </w:rPr>
        <w:t>a</w:t>
      </w:r>
      <w:r w:rsidR="005C1B1F" w:rsidRPr="001F5BD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5C1B1F">
        <w:rPr>
          <w:rFonts w:ascii="Times New Roman" w:eastAsia="Times New Roman" w:hAnsi="Times New Roman" w:cs="Times New Roman"/>
          <w:sz w:val="24"/>
          <w:szCs w:val="24"/>
        </w:rPr>
        <w:t xml:space="preserve">and community composition </w:t>
      </w:r>
      <w:r>
        <w:rPr>
          <w:rFonts w:ascii="Times New Roman" w:eastAsia="Times New Roman" w:hAnsi="Times New Roman" w:cs="Times New Roman"/>
          <w:sz w:val="24"/>
          <w:szCs w:val="24"/>
        </w:rPr>
        <w:t xml:space="preserve">were measured via High Performance Liquid Chromatography (HPLC) </w:t>
      </w:r>
      <w:r w:rsidR="005C1B1F">
        <w:rPr>
          <w:rFonts w:ascii="Times New Roman" w:eastAsia="Times New Roman" w:hAnsi="Times New Roman" w:cs="Times New Roman"/>
          <w:sz w:val="24"/>
          <w:szCs w:val="24"/>
        </w:rPr>
        <w:t xml:space="preserve">to determine if </w:t>
      </w:r>
      <w:r>
        <w:rPr>
          <w:rFonts w:ascii="Times New Roman" w:eastAsia="Times New Roman" w:hAnsi="Times New Roman" w:cs="Times New Roman"/>
          <w:sz w:val="24"/>
          <w:szCs w:val="24"/>
        </w:rPr>
        <w:t xml:space="preserve">nutrient additions were indicative of limitation by that nutrient. N was the single or primary limiting nutrient for all bioassays, with potential </w:t>
      </w:r>
      <w:r w:rsidR="005C1B1F">
        <w:rPr>
          <w:rFonts w:ascii="Times New Roman" w:eastAsia="Times New Roman" w:hAnsi="Times New Roman" w:cs="Times New Roman"/>
          <w:sz w:val="24"/>
          <w:szCs w:val="24"/>
        </w:rPr>
        <w:t xml:space="preserve">P </w:t>
      </w:r>
      <w:r>
        <w:rPr>
          <w:rFonts w:ascii="Times New Roman" w:eastAsia="Times New Roman" w:hAnsi="Times New Roman" w:cs="Times New Roman"/>
          <w:sz w:val="24"/>
          <w:szCs w:val="24"/>
        </w:rPr>
        <w:t>co-limitation. Shifting nutrient ratios and limitation status can impact trophodynamics and nutrient mitigation strategies may be employed to avoid cascading effects in estuarine food webs.</w:t>
      </w:r>
      <w:r>
        <w:br w:type="page"/>
      </w:r>
    </w:p>
    <w:p w14:paraId="3283A0DE" w14:textId="77777777" w:rsidR="00120A1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14:paraId="7EBF23CF" w14:textId="77777777" w:rsidR="00120A1C" w:rsidRDefault="00120A1C">
      <w:pPr>
        <w:rPr>
          <w:rFonts w:ascii="Times New Roman" w:eastAsia="Times New Roman" w:hAnsi="Times New Roman" w:cs="Times New Roman"/>
          <w:sz w:val="24"/>
          <w:szCs w:val="24"/>
        </w:rPr>
      </w:pPr>
    </w:p>
    <w:p w14:paraId="05CDC120" w14:textId="74EC8CFB" w:rsidR="00120A1C"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always at least one factor limiting phytoplankton growth, and </w:t>
      </w:r>
      <w:r w:rsidR="003B11DB">
        <w:rPr>
          <w:rFonts w:ascii="Times New Roman" w:eastAsia="Times New Roman" w:hAnsi="Times New Roman" w:cs="Times New Roman"/>
          <w:sz w:val="24"/>
          <w:szCs w:val="24"/>
        </w:rPr>
        <w:t xml:space="preserve">the rate of </w:t>
      </w:r>
      <w:r>
        <w:rPr>
          <w:rFonts w:ascii="Times New Roman" w:eastAsia="Times New Roman" w:hAnsi="Times New Roman" w:cs="Times New Roman"/>
          <w:sz w:val="24"/>
          <w:szCs w:val="24"/>
        </w:rPr>
        <w:t xml:space="preserve">nutrient supply is often the central limiting resource, with nutrient limitation occurring in multiple forms and levels (Finkel et al., 2010; Hecky &amp; Kilham, 1988). Nutrient availability can limit growth rate and biomass at the community and individual level, the potential rate of net primary productivity, and even net ecosystem production (Smayda, 1989; Howarth, 1988). Molar N:P ratios </w:t>
      </w:r>
      <w:proofErr w:type="gramStart"/>
      <w:r w:rsidR="003B11DB">
        <w:rPr>
          <w:rFonts w:ascii="Times New Roman" w:eastAsia="Times New Roman" w:hAnsi="Times New Roman" w:cs="Times New Roman"/>
          <w:sz w:val="24"/>
          <w:szCs w:val="24"/>
        </w:rPr>
        <w:t>is</w:t>
      </w:r>
      <w:proofErr w:type="gramEnd"/>
      <w:r w:rsidR="003B11DB">
        <w:rPr>
          <w:rFonts w:ascii="Times New Roman" w:eastAsia="Times New Roman" w:hAnsi="Times New Roman" w:cs="Times New Roman"/>
          <w:sz w:val="24"/>
          <w:szCs w:val="24"/>
        </w:rPr>
        <w:t xml:space="preserve"> frequently</w:t>
      </w:r>
      <w:r>
        <w:rPr>
          <w:rFonts w:ascii="Times New Roman" w:eastAsia="Times New Roman" w:hAnsi="Times New Roman" w:cs="Times New Roman"/>
          <w:sz w:val="24"/>
          <w:szCs w:val="24"/>
        </w:rPr>
        <w:t xml:space="preserve"> used as a tool for inferring nutrient limitation, and in marine systems tend to follow what is called the “Redfield Ratio” of 16:1, reflecting the average ratio at which these elements are found in phytoplankton (Redfield, 1958). Ambient conditions frequently stray from this ratio, but </w:t>
      </w:r>
      <w:r w:rsidR="003B11DB">
        <w:rPr>
          <w:rFonts w:ascii="Times New Roman" w:eastAsia="Times New Roman" w:hAnsi="Times New Roman" w:cs="Times New Roman"/>
          <w:sz w:val="24"/>
          <w:szCs w:val="24"/>
        </w:rPr>
        <w:t>the Redfield Ratio has been</w:t>
      </w:r>
      <w:r>
        <w:rPr>
          <w:rFonts w:ascii="Times New Roman" w:eastAsia="Times New Roman" w:hAnsi="Times New Roman" w:cs="Times New Roman"/>
          <w:sz w:val="24"/>
          <w:szCs w:val="24"/>
        </w:rPr>
        <w:t xml:space="preserve"> used as a starting point to examine the status of nutrients in a body of water and indicate potential nutrient limitation on phytoplankton growth (Howarth, 1988). Ratios less than 16 may </w:t>
      </w:r>
      <w:r w:rsidR="003B11DB">
        <w:rPr>
          <w:rFonts w:ascii="Times New Roman" w:eastAsia="Times New Roman" w:hAnsi="Times New Roman" w:cs="Times New Roman"/>
          <w:sz w:val="24"/>
          <w:szCs w:val="24"/>
        </w:rPr>
        <w:t xml:space="preserve">infer </w:t>
      </w:r>
      <w:r>
        <w:rPr>
          <w:rFonts w:ascii="Times New Roman" w:eastAsia="Times New Roman" w:hAnsi="Times New Roman" w:cs="Times New Roman"/>
          <w:sz w:val="24"/>
          <w:szCs w:val="24"/>
        </w:rPr>
        <w:t xml:space="preserve">N-limitation and ratios greater than 16 can signal P -limitation, though it is important to note this is not a definitive rule as estuaries are dynamic and may defy this pattern (Howarth, 1988; Howarth et al., 2011). </w:t>
      </w:r>
      <w:commentRangeStart w:id="2"/>
      <w:r>
        <w:rPr>
          <w:rFonts w:ascii="Times New Roman" w:eastAsia="Times New Roman" w:hAnsi="Times New Roman" w:cs="Times New Roman"/>
          <w:sz w:val="24"/>
          <w:szCs w:val="24"/>
        </w:rPr>
        <w:t>Further</w:t>
      </w:r>
      <w:commentRangeEnd w:id="2"/>
      <w:r w:rsidR="00C15F71">
        <w:rPr>
          <w:rStyle w:val="CommentReference"/>
        </w:rPr>
        <w:commentReference w:id="2"/>
      </w:r>
      <w:r>
        <w:rPr>
          <w:rFonts w:ascii="Times New Roman" w:eastAsia="Times New Roman" w:hAnsi="Times New Roman" w:cs="Times New Roman"/>
          <w:sz w:val="24"/>
          <w:szCs w:val="24"/>
        </w:rPr>
        <w:t xml:space="preserve">, we can differentiate between primary limitation and co-limitation. Primary nutrient limitation can be seen where introduction of only a single nutrient produces the largest positive response in phytoplankton growth, while the latter is characterized as showing the largest positive response to the introduction of </w:t>
      </w:r>
      <w:r w:rsidR="00C15F71">
        <w:rPr>
          <w:rFonts w:ascii="Times New Roman" w:eastAsia="Times New Roman" w:hAnsi="Times New Roman" w:cs="Times New Roman"/>
          <w:sz w:val="24"/>
          <w:szCs w:val="24"/>
        </w:rPr>
        <w:t xml:space="preserve">combination of essential </w:t>
      </w:r>
      <w:r>
        <w:rPr>
          <w:rFonts w:ascii="Times New Roman" w:eastAsia="Times New Roman" w:hAnsi="Times New Roman" w:cs="Times New Roman"/>
          <w:sz w:val="24"/>
          <w:szCs w:val="24"/>
        </w:rPr>
        <w:t>nutrients (</w:t>
      </w:r>
      <w:proofErr w:type="spellStart"/>
      <w:r>
        <w:rPr>
          <w:rFonts w:ascii="Times New Roman" w:eastAsia="Times New Roman" w:hAnsi="Times New Roman" w:cs="Times New Roman"/>
          <w:sz w:val="24"/>
          <w:szCs w:val="24"/>
        </w:rPr>
        <w:t>Kolzau</w:t>
      </w:r>
      <w:proofErr w:type="spellEnd"/>
      <w:r>
        <w:rPr>
          <w:rFonts w:ascii="Times New Roman" w:eastAsia="Times New Roman" w:hAnsi="Times New Roman" w:cs="Times New Roman"/>
          <w:sz w:val="24"/>
          <w:szCs w:val="24"/>
        </w:rPr>
        <w:t xml:space="preserve"> et al., 2014). </w:t>
      </w:r>
    </w:p>
    <w:p w14:paraId="4176A518" w14:textId="04F36FE1" w:rsidR="00120A1C"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Historically, estuaries have generally been considered N-limited, while freshwater systems are thought to be P-limited (Smith, 1984). This pattern has been attributed to differences in aquatic and marine nitrogen fixation rates, sediment-water column fluxes, rates of other biogeochemical processes such as denitrification, and nutrient sources (Howarth, 1988; Howarth &amp; Marino, 2006). However, over the last few decades, there have been many demonstrations of primary P-limitation in estuaries and coastal systems. For example, the Mediterranean Sea (Krom et al., 1991); the Pearl River estuary and Xiamen Bay, China (Yin et al., 2000; Harrison et al., 1990); Pensacola Bay, Florida, and other Gulf of Mexico estuaries (Murrell et al., 2002; Myers &amp; Iverson, 1981); and the Patuxent River Estuary, Maryland (D’Elia et al., 1986), among others, have exhibited P-limitation during at least part of the year. This has been credited to excess N input from various sources, including atmospheric deposition and anthropogenic origins such as agricultural fertilizer runoff (Yin et al., 2000; Harrison et al., 1990). In cases with </w:t>
      </w:r>
      <w:r w:rsidR="0031585C">
        <w:rPr>
          <w:rFonts w:ascii="Times New Roman" w:eastAsia="Times New Roman" w:hAnsi="Times New Roman" w:cs="Times New Roman"/>
          <w:sz w:val="24"/>
          <w:szCs w:val="24"/>
        </w:rPr>
        <w:t xml:space="preserve">high </w:t>
      </w:r>
      <w:r>
        <w:rPr>
          <w:rFonts w:ascii="Times New Roman" w:eastAsia="Times New Roman" w:hAnsi="Times New Roman" w:cs="Times New Roman"/>
          <w:sz w:val="24"/>
          <w:szCs w:val="24"/>
        </w:rPr>
        <w:t>N-loading, systems may even shift from N-limitation to P-limitation (Howarth et al., 2011). These shifts in nutrient limitation status can fundamentally change the biogeochemistry</w:t>
      </w:r>
      <w:r w:rsidR="0031585C">
        <w:rPr>
          <w:rFonts w:ascii="Times New Roman" w:eastAsia="Times New Roman" w:hAnsi="Times New Roman" w:cs="Times New Roman"/>
          <w:sz w:val="24"/>
          <w:szCs w:val="24"/>
        </w:rPr>
        <w:t xml:space="preserve"> and phytoplankton community composition</w:t>
      </w:r>
      <w:r w:rsidR="0031585C" w:rsidRPr="0031585C">
        <w:rPr>
          <w:rFonts w:ascii="Times New Roman" w:eastAsia="Times New Roman" w:hAnsi="Times New Roman" w:cs="Times New Roman"/>
          <w:sz w:val="24"/>
          <w:szCs w:val="24"/>
        </w:rPr>
        <w:t xml:space="preserve"> </w:t>
      </w:r>
      <w:r w:rsidR="0031585C">
        <w:rPr>
          <w:rFonts w:ascii="Times New Roman" w:eastAsia="Times New Roman" w:hAnsi="Times New Roman" w:cs="Times New Roman"/>
          <w:sz w:val="24"/>
          <w:szCs w:val="24"/>
        </w:rPr>
        <w:t xml:space="preserve">of those systems, </w:t>
      </w:r>
      <w:r>
        <w:rPr>
          <w:rFonts w:ascii="Times New Roman" w:eastAsia="Times New Roman" w:hAnsi="Times New Roman" w:cs="Times New Roman"/>
          <w:sz w:val="24"/>
          <w:szCs w:val="24"/>
        </w:rPr>
        <w:t>with potential cascading effects on trophodynamics.</w:t>
      </w:r>
    </w:p>
    <w:p w14:paraId="7FA85398" w14:textId="4C56D819" w:rsidR="00120A1C"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the community level, and even the species level, phytoplankton have differences in nutrient use and ratio preferences among groups due to ranging size-based uptake kinetics and enzyme-based acquisition (Litchman &amp; Klausmeier, 2008). A meta-analysis from Hillebrand et al. </w:t>
      </w:r>
      <w:r w:rsidR="0031585C">
        <w:rPr>
          <w:rFonts w:ascii="Times New Roman" w:eastAsia="Times New Roman" w:hAnsi="Times New Roman" w:cs="Times New Roman"/>
          <w:sz w:val="24"/>
          <w:szCs w:val="24"/>
        </w:rPr>
        <w:t xml:space="preserve">(2013) </w:t>
      </w:r>
      <w:r>
        <w:rPr>
          <w:rFonts w:ascii="Times New Roman" w:eastAsia="Times New Roman" w:hAnsi="Times New Roman" w:cs="Times New Roman"/>
          <w:sz w:val="24"/>
          <w:szCs w:val="24"/>
        </w:rPr>
        <w:t xml:space="preserve">found that phytoplankton group was a significant predictor of optimal N:P ratios, with diatoms having an optimal ratio of 14.9, dinoflagellates at 15.1, cyanobacteria with 25.8, </w:t>
      </w:r>
      <w:r w:rsidR="0031585C">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t xml:space="preserve">chlorophytes at 27.0. </w:t>
      </w:r>
      <w:r w:rsidR="0031585C">
        <w:rPr>
          <w:rFonts w:ascii="Times New Roman" w:eastAsia="Times New Roman" w:hAnsi="Times New Roman" w:cs="Times New Roman"/>
          <w:sz w:val="24"/>
          <w:szCs w:val="24"/>
        </w:rPr>
        <w:t>However,</w:t>
      </w:r>
      <w:r>
        <w:rPr>
          <w:rFonts w:ascii="Times New Roman" w:eastAsia="Times New Roman" w:hAnsi="Times New Roman" w:cs="Times New Roman"/>
          <w:sz w:val="24"/>
          <w:szCs w:val="24"/>
        </w:rPr>
        <w:t xml:space="preserve"> these stoichiometric ratios can change with growth rate (Hillebrand et al., 2013). Further, a wide range of optimum N:P ratios (7-30) was found for 7 phytoplankton species, demonstrating high variability in stoichiometry (Rhee &amp; Gotham, 1980). Other support comes from Tilman </w:t>
      </w:r>
      <w:r w:rsidR="00087CFD">
        <w:rPr>
          <w:rFonts w:ascii="Times New Roman" w:eastAsia="Times New Roman" w:hAnsi="Times New Roman" w:cs="Times New Roman"/>
          <w:sz w:val="24"/>
          <w:szCs w:val="24"/>
        </w:rPr>
        <w:t xml:space="preserve">(1977) </w:t>
      </w:r>
      <w:r>
        <w:rPr>
          <w:rFonts w:ascii="Times New Roman" w:eastAsia="Times New Roman" w:hAnsi="Times New Roman" w:cs="Times New Roman"/>
          <w:sz w:val="24"/>
          <w:szCs w:val="24"/>
        </w:rPr>
        <w:t xml:space="preserve">who showed that even species in the same group can have very different nutrient </w:t>
      </w:r>
      <w:r w:rsidR="00087CFD">
        <w:rPr>
          <w:rFonts w:ascii="Times New Roman" w:eastAsia="Times New Roman" w:hAnsi="Times New Roman" w:cs="Times New Roman"/>
          <w:sz w:val="24"/>
          <w:szCs w:val="24"/>
        </w:rPr>
        <w:t>requirements and</w:t>
      </w:r>
      <w:r>
        <w:rPr>
          <w:rFonts w:ascii="Times New Roman" w:eastAsia="Times New Roman" w:hAnsi="Times New Roman" w:cs="Times New Roman"/>
          <w:sz w:val="24"/>
          <w:szCs w:val="24"/>
        </w:rPr>
        <w:t xml:space="preserve"> demonstrated that 74.3% of variance in the relative abundance of two aquatic diatom species could be explained by the Monod model of competition, which is based on nutrient uptake kinetics. Some have related these varying nutrient requirements with the evolutionary history of plastid lineages, suggesting that endosymbiosis events resulting in different superfamilies are associated with changes in elemental composition and stoichiometry </w:t>
      </w:r>
      <w:commentRangeStart w:id="3"/>
      <w:r>
        <w:rPr>
          <w:rFonts w:ascii="Times New Roman" w:eastAsia="Times New Roman" w:hAnsi="Times New Roman" w:cs="Times New Roman"/>
          <w:sz w:val="24"/>
          <w:szCs w:val="24"/>
        </w:rPr>
        <w:t>(Quigg et al., 2011).</w:t>
      </w:r>
      <w:commentRangeEnd w:id="3"/>
      <w:r w:rsidR="00087CFD">
        <w:rPr>
          <w:rStyle w:val="CommentReference"/>
        </w:rPr>
        <w:commentReference w:id="3"/>
      </w:r>
    </w:p>
    <w:p w14:paraId="779BF22A" w14:textId="2EC323F0" w:rsidR="00120A1C"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Thus, variations in limiting nutrients and nutrient inputs, concentrations, and ratios may also lead to changes in phytoplankton community structure. For example, off the shelf of southwest Florida, community composition of phytoplankton varied along a gradient of N- to P-limitation, where cyanobacteria and dinoflagellates were more common in the N-limited areas and diatoms were a larger contributor in P-limited areas (Heil et al., 2007). Bi et al. </w:t>
      </w:r>
      <w:r w:rsidR="008E6A50">
        <w:rPr>
          <w:rFonts w:ascii="Times New Roman" w:eastAsia="Times New Roman" w:hAnsi="Times New Roman" w:cs="Times New Roman"/>
          <w:sz w:val="24"/>
          <w:szCs w:val="24"/>
        </w:rPr>
        <w:t xml:space="preserve">(2021) </w:t>
      </w:r>
      <w:r>
        <w:rPr>
          <w:rFonts w:ascii="Times New Roman" w:eastAsia="Times New Roman" w:hAnsi="Times New Roman" w:cs="Times New Roman"/>
          <w:sz w:val="24"/>
          <w:szCs w:val="24"/>
        </w:rPr>
        <w:t xml:space="preserve">also found that C:N:P stoichiometry was significantly correlated with shifts in phytoplankton communities, where greater </w:t>
      </w:r>
      <w:commentRangeStart w:id="4"/>
      <w:r>
        <w:rPr>
          <w:rFonts w:ascii="Times New Roman" w:eastAsia="Times New Roman" w:hAnsi="Times New Roman" w:cs="Times New Roman"/>
          <w:sz w:val="24"/>
          <w:szCs w:val="24"/>
        </w:rPr>
        <w:t xml:space="preserve">PON:POP </w:t>
      </w:r>
      <w:commentRangeEnd w:id="4"/>
      <w:r w:rsidR="008E6A50">
        <w:rPr>
          <w:rStyle w:val="CommentReference"/>
        </w:rPr>
        <w:commentReference w:id="4"/>
      </w:r>
      <w:r>
        <w:rPr>
          <w:rFonts w:ascii="Times New Roman" w:eastAsia="Times New Roman" w:hAnsi="Times New Roman" w:cs="Times New Roman"/>
          <w:sz w:val="24"/>
          <w:szCs w:val="24"/>
        </w:rPr>
        <w:t xml:space="preserve">ratios were related to higher contributions of diatoms. Other models have suggested that there can be shifts in the dominance of algal groups in response to changes in nutrient concentrations in open ocean environments and demonstrated the potential for increasing N:P ratios to cause coccolithophore declines in the North Atlantic (Litchman et al., 2006). Different groups may even have different primary limiting nutrients, the availability of which can impact phytoplankton ecology through competition (Mackey et al., 2007). </w:t>
      </w:r>
      <w:r w:rsidR="008E6A50">
        <w:rPr>
          <w:rFonts w:ascii="Times New Roman" w:eastAsia="Times New Roman" w:hAnsi="Times New Roman" w:cs="Times New Roman"/>
          <w:sz w:val="24"/>
          <w:szCs w:val="24"/>
        </w:rPr>
        <w:t>T</w:t>
      </w:r>
      <w:r>
        <w:rPr>
          <w:rFonts w:ascii="Times New Roman" w:eastAsia="Times New Roman" w:hAnsi="Times New Roman" w:cs="Times New Roman"/>
          <w:sz w:val="24"/>
          <w:szCs w:val="24"/>
        </w:rPr>
        <w:t>ransitioning primary limiting nutrients</w:t>
      </w:r>
      <w:r w:rsidR="00503E3B">
        <w:rPr>
          <w:rFonts w:ascii="Times New Roman" w:eastAsia="Times New Roman" w:hAnsi="Times New Roman" w:cs="Times New Roman"/>
          <w:sz w:val="24"/>
          <w:szCs w:val="24"/>
        </w:rPr>
        <w:t xml:space="preserve"> may result in </w:t>
      </w:r>
      <w:r>
        <w:rPr>
          <w:rFonts w:ascii="Times New Roman" w:eastAsia="Times New Roman" w:hAnsi="Times New Roman" w:cs="Times New Roman"/>
          <w:sz w:val="24"/>
          <w:szCs w:val="24"/>
        </w:rPr>
        <w:t>changes in community composition</w:t>
      </w:r>
      <w:del w:id="5" w:author="Jay Pinckney" w:date="2024-02-25T06:46:00Z">
        <w:r w:rsidDel="00503E3B">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as shown in the North Sea off the Dutch coast</w:t>
      </w:r>
      <w:ins w:id="6" w:author="Jay Pinckney" w:date="2024-02-25T06:46:00Z">
        <w:r w:rsidR="00503E3B">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where the sudden appearance of </w:t>
      </w:r>
      <w:proofErr w:type="spellStart"/>
      <w:r>
        <w:rPr>
          <w:rFonts w:ascii="Times New Roman" w:eastAsia="Times New Roman" w:hAnsi="Times New Roman" w:cs="Times New Roman"/>
          <w:i/>
          <w:sz w:val="24"/>
          <w:szCs w:val="24"/>
        </w:rPr>
        <w:t>Phaeocystis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blooms and a decrease in dinoflagellate abundance were concurrent with a shift from P- to N- limitation (</w:t>
      </w:r>
      <w:proofErr w:type="spellStart"/>
      <w:r>
        <w:rPr>
          <w:rFonts w:ascii="Times New Roman" w:eastAsia="Times New Roman" w:hAnsi="Times New Roman" w:cs="Times New Roman"/>
          <w:sz w:val="24"/>
          <w:szCs w:val="24"/>
        </w:rPr>
        <w:t>Riegman</w:t>
      </w:r>
      <w:proofErr w:type="spellEnd"/>
      <w:r>
        <w:rPr>
          <w:rFonts w:ascii="Times New Roman" w:eastAsia="Times New Roman" w:hAnsi="Times New Roman" w:cs="Times New Roman"/>
          <w:sz w:val="24"/>
          <w:szCs w:val="24"/>
        </w:rPr>
        <w:t>, 1995; Alvarez-Fernandez, 2012).</w:t>
      </w:r>
    </w:p>
    <w:p w14:paraId="34A63084" w14:textId="37A27D7D" w:rsidR="00120A1C"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Beyond limiting biomass and impacting phytoplankton community composition, nutrient stoichiometry has food quality implications for higher trophic levels that also have differing nutrient requirements (Glibert et al, 2011). Phytoplankton play a key role in the dissemination of stressor effects, including nutrient enrichment, through estuarine food webs, so alterations in their composition and elemental stoichiometry can lead to shifts in the growth and elemental composition of higher trophic levels as well (</w:t>
      </w:r>
      <w:proofErr w:type="spellStart"/>
      <w:r>
        <w:rPr>
          <w:rFonts w:ascii="Times New Roman" w:eastAsia="Times New Roman" w:hAnsi="Times New Roman" w:cs="Times New Roman"/>
          <w:sz w:val="24"/>
          <w:szCs w:val="24"/>
        </w:rPr>
        <w:t>Breitburg</w:t>
      </w:r>
      <w:proofErr w:type="spellEnd"/>
      <w:r>
        <w:rPr>
          <w:rFonts w:ascii="Times New Roman" w:eastAsia="Times New Roman" w:hAnsi="Times New Roman" w:cs="Times New Roman"/>
          <w:sz w:val="24"/>
          <w:szCs w:val="24"/>
        </w:rPr>
        <w:t xml:space="preserve"> et al., 1999; Finkel et al., 2010). When grown in varying nutrient conditions, phytoplankton stoichiometry and biochemical composition can change, potentially resulting in poor nutritional quality that may affect secondary production</w:t>
      </w:r>
      <w:r w:rsidR="00C376F9">
        <w:rPr>
          <w:rFonts w:ascii="Times New Roman" w:eastAsia="Times New Roman" w:hAnsi="Times New Roman" w:cs="Times New Roman"/>
          <w:sz w:val="24"/>
          <w:szCs w:val="24"/>
        </w:rPr>
        <w:t>. For example,</w:t>
      </w:r>
      <w:r>
        <w:rPr>
          <w:rFonts w:ascii="Times New Roman" w:eastAsia="Times New Roman" w:hAnsi="Times New Roman" w:cs="Times New Roman"/>
          <w:sz w:val="24"/>
          <w:szCs w:val="24"/>
        </w:rPr>
        <w:t xml:space="preserve"> several studies have demonstrated slower growth rates of copepods that were fed P-limited algae (Malzahn et al., 2010; Malzahn &amp; Boersma, 2012). </w:t>
      </w:r>
      <w:r>
        <w:rPr>
          <w:rFonts w:ascii="Times New Roman" w:eastAsia="Times New Roman" w:hAnsi="Times New Roman" w:cs="Times New Roman"/>
          <w:i/>
          <w:sz w:val="24"/>
          <w:szCs w:val="24"/>
        </w:rPr>
        <w:t>Daphnia</w:t>
      </w:r>
      <w:r>
        <w:rPr>
          <w:rFonts w:ascii="Times New Roman" w:eastAsia="Times New Roman" w:hAnsi="Times New Roman" w:cs="Times New Roman"/>
          <w:sz w:val="24"/>
          <w:szCs w:val="24"/>
        </w:rPr>
        <w:t xml:space="preserve"> that were fed algae with varying C:P ratios and P use efficiency</w:t>
      </w:r>
      <w:r w:rsidR="00C376F9">
        <w:rPr>
          <w:rFonts w:ascii="Times New Roman" w:eastAsia="Times New Roman" w:hAnsi="Times New Roman" w:cs="Times New Roman"/>
          <w:sz w:val="24"/>
          <w:szCs w:val="24"/>
        </w:rPr>
        <w:t xml:space="preserve"> had</w:t>
      </w:r>
      <w:r>
        <w:rPr>
          <w:rFonts w:ascii="Times New Roman" w:eastAsia="Times New Roman" w:hAnsi="Times New Roman" w:cs="Times New Roman"/>
          <w:sz w:val="24"/>
          <w:szCs w:val="24"/>
        </w:rPr>
        <w:t xml:space="preserve"> slower growth rates with P-limited prey (Lind &amp; </w:t>
      </w:r>
      <w:proofErr w:type="spellStart"/>
      <w:r>
        <w:rPr>
          <w:rFonts w:ascii="Times New Roman" w:eastAsia="Times New Roman" w:hAnsi="Times New Roman" w:cs="Times New Roman"/>
          <w:sz w:val="24"/>
          <w:szCs w:val="24"/>
        </w:rPr>
        <w:t>Jeyasingh</w:t>
      </w:r>
      <w:proofErr w:type="spellEnd"/>
      <w:r>
        <w:rPr>
          <w:rFonts w:ascii="Times New Roman" w:eastAsia="Times New Roman" w:hAnsi="Times New Roman" w:cs="Times New Roman"/>
          <w:sz w:val="24"/>
          <w:szCs w:val="24"/>
        </w:rPr>
        <w:t xml:space="preserve">, 2015). Competition between </w:t>
      </w:r>
      <w:r>
        <w:rPr>
          <w:rFonts w:ascii="Times New Roman" w:eastAsia="Times New Roman" w:hAnsi="Times New Roman" w:cs="Times New Roman"/>
          <w:i/>
          <w:sz w:val="24"/>
          <w:szCs w:val="24"/>
        </w:rPr>
        <w:t xml:space="preserve">Daphnia </w:t>
      </w:r>
      <w:r>
        <w:rPr>
          <w:rFonts w:ascii="Times New Roman" w:eastAsia="Times New Roman" w:hAnsi="Times New Roman" w:cs="Times New Roman"/>
          <w:sz w:val="24"/>
          <w:szCs w:val="24"/>
        </w:rPr>
        <w:t xml:space="preserve">genotypes, and thus relative abundance, was also impacted by prey stoichiometry (Lind &amp; </w:t>
      </w:r>
      <w:proofErr w:type="spellStart"/>
      <w:r>
        <w:rPr>
          <w:rFonts w:ascii="Times New Roman" w:eastAsia="Times New Roman" w:hAnsi="Times New Roman" w:cs="Times New Roman"/>
          <w:sz w:val="24"/>
          <w:szCs w:val="24"/>
        </w:rPr>
        <w:t>Jeyasingh</w:t>
      </w:r>
      <w:proofErr w:type="spellEnd"/>
      <w:r>
        <w:rPr>
          <w:rFonts w:ascii="Times New Roman" w:eastAsia="Times New Roman" w:hAnsi="Times New Roman" w:cs="Times New Roman"/>
          <w:sz w:val="24"/>
          <w:szCs w:val="24"/>
        </w:rPr>
        <w:t xml:space="preserve">, 2015). Jones and Flynn </w:t>
      </w:r>
      <w:r w:rsidR="00C376F9">
        <w:rPr>
          <w:rFonts w:ascii="Times New Roman" w:eastAsia="Times New Roman" w:hAnsi="Times New Roman" w:cs="Times New Roman"/>
          <w:sz w:val="24"/>
          <w:szCs w:val="24"/>
        </w:rPr>
        <w:t xml:space="preserve">(2005) </w:t>
      </w:r>
      <w:r>
        <w:rPr>
          <w:rFonts w:ascii="Times New Roman" w:eastAsia="Times New Roman" w:hAnsi="Times New Roman" w:cs="Times New Roman"/>
          <w:sz w:val="24"/>
          <w:szCs w:val="24"/>
        </w:rPr>
        <w:t xml:space="preserve">also found that manipulating the nutritional status of phytoplankton can lead to changes in the growth of zooplankton grazers. These impacts on zooplankton grazers can </w:t>
      </w:r>
      <w:r w:rsidR="001227C0">
        <w:rPr>
          <w:rFonts w:ascii="Times New Roman" w:eastAsia="Times New Roman" w:hAnsi="Times New Roman" w:cs="Times New Roman"/>
          <w:sz w:val="24"/>
          <w:szCs w:val="24"/>
        </w:rPr>
        <w:t>cascade</w:t>
      </w:r>
      <w:r>
        <w:rPr>
          <w:rFonts w:ascii="Times New Roman" w:eastAsia="Times New Roman" w:hAnsi="Times New Roman" w:cs="Times New Roman"/>
          <w:sz w:val="24"/>
          <w:szCs w:val="24"/>
        </w:rPr>
        <w:t xml:space="preserve"> higher up in the food web as well, as several fishery declines have had changing plankton regimes described as the probable cause (Beaugrand et al., 2003; Payne et al., 2009). Additionally, </w:t>
      </w:r>
      <w:proofErr w:type="spellStart"/>
      <w:r>
        <w:rPr>
          <w:rFonts w:ascii="Times New Roman" w:eastAsia="Times New Roman" w:hAnsi="Times New Roman" w:cs="Times New Roman"/>
          <w:sz w:val="24"/>
          <w:szCs w:val="24"/>
        </w:rPr>
        <w:t>Schoo</w:t>
      </w:r>
      <w:proofErr w:type="spellEnd"/>
      <w:r>
        <w:rPr>
          <w:rFonts w:ascii="Times New Roman" w:eastAsia="Times New Roman" w:hAnsi="Times New Roman" w:cs="Times New Roman"/>
          <w:sz w:val="24"/>
          <w:szCs w:val="24"/>
        </w:rPr>
        <w:t xml:space="preserve"> et al. </w:t>
      </w:r>
      <w:r w:rsidR="001227C0">
        <w:rPr>
          <w:rFonts w:ascii="Times New Roman" w:eastAsia="Times New Roman" w:hAnsi="Times New Roman" w:cs="Times New Roman"/>
          <w:sz w:val="24"/>
          <w:szCs w:val="24"/>
        </w:rPr>
        <w:t xml:space="preserve">(2014) </w:t>
      </w:r>
      <w:r>
        <w:rPr>
          <w:rFonts w:ascii="Times New Roman" w:eastAsia="Times New Roman" w:hAnsi="Times New Roman" w:cs="Times New Roman"/>
          <w:sz w:val="24"/>
          <w:szCs w:val="24"/>
        </w:rPr>
        <w:t>demonstrated that these effects can reach secondary consumers, finding that</w:t>
      </w:r>
      <w:r w:rsidR="001227C0">
        <w:rPr>
          <w:rFonts w:ascii="Times New Roman" w:eastAsia="Times New Roman" w:hAnsi="Times New Roman" w:cs="Times New Roman"/>
          <w:sz w:val="24"/>
          <w:szCs w:val="24"/>
        </w:rPr>
        <w:t xml:space="preserve"> lobster (</w:t>
      </w:r>
      <w:r>
        <w:rPr>
          <w:rFonts w:ascii="Times New Roman" w:eastAsia="Times New Roman" w:hAnsi="Times New Roman" w:cs="Times New Roman"/>
          <w:i/>
          <w:sz w:val="24"/>
          <w:szCs w:val="24"/>
        </w:rPr>
        <w:t xml:space="preserve">Homarus </w:t>
      </w:r>
      <w:proofErr w:type="spellStart"/>
      <w:r>
        <w:rPr>
          <w:rFonts w:ascii="Times New Roman" w:eastAsia="Times New Roman" w:hAnsi="Times New Roman" w:cs="Times New Roman"/>
          <w:i/>
          <w:sz w:val="24"/>
          <w:szCs w:val="24"/>
        </w:rPr>
        <w:t>gammarus</w:t>
      </w:r>
      <w:proofErr w:type="spellEnd"/>
      <w:r w:rsidR="001227C0" w:rsidRPr="001F5BD6">
        <w:rPr>
          <w:rFonts w:ascii="Times New Roman" w:eastAsia="Times New Roman" w:hAnsi="Times New Roman" w:cs="Times New Roman"/>
          <w:iCs/>
          <w:sz w:val="24"/>
          <w:szCs w:val="24"/>
        </w:rPr>
        <w:t>)</w:t>
      </w:r>
      <w:r>
        <w:rPr>
          <w:rFonts w:ascii="Times New Roman" w:eastAsia="Times New Roman" w:hAnsi="Times New Roman" w:cs="Times New Roman"/>
          <w:sz w:val="24"/>
          <w:szCs w:val="24"/>
        </w:rPr>
        <w:t xml:space="preserve"> larvae had significant reactions when fed copepods that had consumed nutrient limited algae.</w:t>
      </w:r>
    </w:p>
    <w:p w14:paraId="66A00A26" w14:textId="56203BC4" w:rsidR="00120A1C"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Glibert et al. </w:t>
      </w:r>
      <w:r w:rsidR="001227C0">
        <w:rPr>
          <w:rFonts w:ascii="Times New Roman" w:eastAsia="Times New Roman" w:hAnsi="Times New Roman" w:cs="Times New Roman"/>
          <w:sz w:val="24"/>
          <w:szCs w:val="24"/>
        </w:rPr>
        <w:t xml:space="preserve">(2011) </w:t>
      </w:r>
      <w:r>
        <w:rPr>
          <w:rFonts w:ascii="Times New Roman" w:eastAsia="Times New Roman" w:hAnsi="Times New Roman" w:cs="Times New Roman"/>
          <w:sz w:val="24"/>
          <w:szCs w:val="24"/>
        </w:rPr>
        <w:t xml:space="preserve">proposed a model for changes in the San Francisco Bay Delta that provides a noteworthy example of how variation in nutrient stoichiometry could fundamentally change the trophic structure of an estuary. Following changes in nutrient loading that led to increasing DIN:DIP, phytoplankton community composition shifted from diatom to dinoflagellate dominance. That transition brought about changes in zooplankton community composition and biogeochemistry, leading to different environmental conditions and a new steady state in the estuary. These changes further </w:t>
      </w:r>
      <w:r w:rsidR="00425CB7">
        <w:rPr>
          <w:rFonts w:ascii="Times New Roman" w:eastAsia="Times New Roman" w:hAnsi="Times New Roman" w:cs="Times New Roman"/>
          <w:sz w:val="24"/>
          <w:szCs w:val="24"/>
        </w:rPr>
        <w:t>promoted a</w:t>
      </w:r>
      <w:r>
        <w:rPr>
          <w:rFonts w:ascii="Times New Roman" w:eastAsia="Times New Roman" w:hAnsi="Times New Roman" w:cs="Times New Roman"/>
          <w:sz w:val="24"/>
          <w:szCs w:val="24"/>
        </w:rPr>
        <w:t xml:space="preserve"> shift in the planktivore to piscivore ratio, as well as nutrient conditions and stress, which resulted in the decline of pelagic fishes (Glibert et al., 2011). </w:t>
      </w:r>
    </w:p>
    <w:p w14:paraId="24B2379C" w14:textId="282D8DEE" w:rsidR="00120A1C"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Over the last couple of decades, North Inlet Estuary (NI</w:t>
      </w:r>
      <w:r w:rsidR="00425CB7">
        <w:rPr>
          <w:rFonts w:ascii="Times New Roman" w:eastAsia="Times New Roman" w:hAnsi="Times New Roman" w:cs="Times New Roman"/>
          <w:sz w:val="24"/>
          <w:szCs w:val="24"/>
        </w:rPr>
        <w:t>E</w:t>
      </w:r>
      <w:r>
        <w:rPr>
          <w:rFonts w:ascii="Times New Roman" w:eastAsia="Times New Roman" w:hAnsi="Times New Roman" w:cs="Times New Roman"/>
          <w:sz w:val="24"/>
          <w:szCs w:val="24"/>
        </w:rPr>
        <w:t>) has seen steady changes in nutrient loading</w:t>
      </w:r>
      <w:r w:rsidR="00425CB7">
        <w:rPr>
          <w:rFonts w:ascii="Times New Roman" w:eastAsia="Times New Roman" w:hAnsi="Times New Roman" w:cs="Times New Roman"/>
          <w:sz w:val="24"/>
          <w:szCs w:val="24"/>
        </w:rPr>
        <w:t xml:space="preserve"> (Fig.1)</w:t>
      </w:r>
      <w:r>
        <w:rPr>
          <w:rFonts w:ascii="Times New Roman" w:eastAsia="Times New Roman" w:hAnsi="Times New Roman" w:cs="Times New Roman"/>
          <w:sz w:val="24"/>
          <w:szCs w:val="24"/>
        </w:rPr>
        <w:t>. This has been associated with</w:t>
      </w:r>
      <w:r w:rsidR="00156561">
        <w:rPr>
          <w:rFonts w:ascii="Times New Roman" w:eastAsia="Times New Roman" w:hAnsi="Times New Roman" w:cs="Times New Roman"/>
          <w:sz w:val="24"/>
          <w:szCs w:val="24"/>
        </w:rPr>
        <w:t xml:space="preserve"> i</w:t>
      </w:r>
      <w:r>
        <w:rPr>
          <w:rFonts w:ascii="Times New Roman" w:eastAsia="Times New Roman" w:hAnsi="Times New Roman" w:cs="Times New Roman"/>
          <w:sz w:val="24"/>
          <w:szCs w:val="24"/>
        </w:rPr>
        <w:t xml:space="preserve">ncreases in ammonium </w:t>
      </w:r>
      <w:r w:rsidR="001F5BD6">
        <w:rPr>
          <w:rFonts w:ascii="Times New Roman" w:eastAsia="Times New Roman" w:hAnsi="Times New Roman" w:cs="Times New Roman"/>
          <w:sz w:val="24"/>
          <w:szCs w:val="24"/>
        </w:rPr>
        <w:t>concentrations that</w:t>
      </w:r>
      <w:r w:rsidR="00425CB7">
        <w:rPr>
          <w:rFonts w:ascii="Times New Roman" w:eastAsia="Times New Roman" w:hAnsi="Times New Roman" w:cs="Times New Roman"/>
          <w:sz w:val="24"/>
          <w:szCs w:val="24"/>
        </w:rPr>
        <w:t xml:space="preserve"> were attributed to</w:t>
      </w:r>
      <w:r>
        <w:rPr>
          <w:rFonts w:ascii="Times New Roman" w:eastAsia="Times New Roman" w:hAnsi="Times New Roman" w:cs="Times New Roman"/>
          <w:sz w:val="24"/>
          <w:szCs w:val="24"/>
        </w:rPr>
        <w:t xml:space="preserve"> higher rates of ammonium export from marsh porewaters </w:t>
      </w:r>
      <w:r w:rsidR="00425CB7">
        <w:rPr>
          <w:rFonts w:ascii="Times New Roman" w:eastAsia="Times New Roman" w:hAnsi="Times New Roman" w:cs="Times New Roman"/>
          <w:sz w:val="24"/>
          <w:szCs w:val="24"/>
        </w:rPr>
        <w:t xml:space="preserve">due to sea level rise </w:t>
      </w:r>
      <w:r>
        <w:rPr>
          <w:rFonts w:ascii="Times New Roman" w:eastAsia="Times New Roman" w:hAnsi="Times New Roman" w:cs="Times New Roman"/>
          <w:sz w:val="24"/>
          <w:szCs w:val="24"/>
        </w:rPr>
        <w:t>(Dunn et al., 2023; Krask et al., 2022). Phosphate in porewater has also been rising such that DIN:DIP ratios in estuarine waters are increasing as well, often far exceeding Redfield ratios and reaching values greater than 25 (Krask et al., 2022; Dunn et al., 2023; NOAA National Estuarine Research Reserve System (NERRS)). Historical bioassays in NI have suggested that N was the primary limiting nutrient for phytoplankton growth (</w:t>
      </w:r>
      <w:ins w:id="7" w:author="Jay Pinckney" w:date="2024-02-25T07:22:00Z">
        <w:r w:rsidR="00083B82">
          <w:rPr>
            <w:rFonts w:ascii="Times New Roman" w:eastAsia="Times New Roman" w:hAnsi="Times New Roman" w:cs="Times New Roman"/>
            <w:sz w:val="24"/>
            <w:szCs w:val="24"/>
          </w:rPr>
          <w:t xml:space="preserve">Van </w:t>
        </w:r>
        <w:proofErr w:type="spellStart"/>
        <w:r w:rsidR="00083B82">
          <w:rPr>
            <w:rFonts w:ascii="Times New Roman" w:eastAsia="Times New Roman" w:hAnsi="Times New Roman" w:cs="Times New Roman"/>
            <w:sz w:val="24"/>
            <w:szCs w:val="24"/>
          </w:rPr>
          <w:t>Meerssche</w:t>
        </w:r>
        <w:proofErr w:type="spellEnd"/>
        <w:r w:rsidR="00083B82">
          <w:rPr>
            <w:rFonts w:ascii="Times New Roman" w:eastAsia="Times New Roman" w:hAnsi="Times New Roman" w:cs="Times New Roman"/>
            <w:sz w:val="24"/>
            <w:szCs w:val="24"/>
          </w:rPr>
          <w:t xml:space="preserve"> &amp; Pinckney, 2019; </w:t>
        </w:r>
      </w:ins>
      <w:commentRangeStart w:id="8"/>
      <w:del w:id="9" w:author="Jay Pinckney" w:date="2024-02-25T07:20:00Z">
        <w:r w:rsidDel="00083B82">
          <w:rPr>
            <w:rFonts w:ascii="Times New Roman" w:eastAsia="Times New Roman" w:hAnsi="Times New Roman" w:cs="Times New Roman"/>
            <w:sz w:val="24"/>
            <w:szCs w:val="24"/>
          </w:rPr>
          <w:delText>J. Pinckney, personal communication, February 4, 2023</w:delText>
        </w:r>
      </w:del>
      <w:ins w:id="10" w:author="Jay Pinckney" w:date="2024-02-25T07:20:00Z">
        <w:r w:rsidR="00083B82">
          <w:rPr>
            <w:rFonts w:ascii="Times New Roman" w:eastAsia="Times New Roman" w:hAnsi="Times New Roman" w:cs="Times New Roman"/>
            <w:sz w:val="24"/>
            <w:szCs w:val="24"/>
          </w:rPr>
          <w:t>Pinckney et al. 2020</w:t>
        </w:r>
      </w:ins>
      <w:commentRangeEnd w:id="8"/>
      <w:ins w:id="11" w:author="Jay Pinckney" w:date="2024-02-25T07:22:00Z">
        <w:r w:rsidR="00083B82">
          <w:rPr>
            <w:rStyle w:val="CommentReference"/>
          </w:rPr>
          <w:commentReference w:id="8"/>
        </w:r>
      </w:ins>
      <w:r>
        <w:rPr>
          <w:rFonts w:ascii="Times New Roman" w:eastAsia="Times New Roman" w:hAnsi="Times New Roman" w:cs="Times New Roman"/>
          <w:sz w:val="24"/>
          <w:szCs w:val="24"/>
        </w:rPr>
        <w:t>). In 2014-15, several nutrient status indices indicated N deficiencies in NI</w:t>
      </w:r>
      <w:r w:rsidR="00083B82">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while bioassays from the same </w:t>
      </w:r>
      <w:proofErr w:type="gramStart"/>
      <w:r>
        <w:rPr>
          <w:rFonts w:ascii="Times New Roman" w:eastAsia="Times New Roman" w:hAnsi="Times New Roman" w:cs="Times New Roman"/>
          <w:sz w:val="24"/>
          <w:szCs w:val="24"/>
        </w:rPr>
        <w:t>time period</w:t>
      </w:r>
      <w:proofErr w:type="gramEnd"/>
      <w:r>
        <w:rPr>
          <w:rFonts w:ascii="Times New Roman" w:eastAsia="Times New Roman" w:hAnsi="Times New Roman" w:cs="Times New Roman"/>
          <w:sz w:val="24"/>
          <w:szCs w:val="24"/>
        </w:rPr>
        <w:t xml:space="preserve"> showed N and P co-limitation of phytoplankton growth at high N concentrations (Bell et al., 2018). The shift from primary N-limitation to N and P co-limitation, paired with steadily increasing DIN:DIP ratios in the estuary, </w:t>
      </w:r>
      <w:r w:rsidR="00083B82">
        <w:rPr>
          <w:rFonts w:ascii="Times New Roman" w:eastAsia="Times New Roman" w:hAnsi="Times New Roman" w:cs="Times New Roman"/>
          <w:sz w:val="24"/>
          <w:szCs w:val="24"/>
        </w:rPr>
        <w:t xml:space="preserve">may signal </w:t>
      </w:r>
      <w:r>
        <w:rPr>
          <w:rFonts w:ascii="Times New Roman" w:eastAsia="Times New Roman" w:hAnsi="Times New Roman" w:cs="Times New Roman"/>
          <w:sz w:val="24"/>
          <w:szCs w:val="24"/>
        </w:rPr>
        <w:t xml:space="preserve">that the system </w:t>
      </w:r>
      <w:r w:rsidR="00083B82">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transitioning to primary P-limitation. </w:t>
      </w:r>
    </w:p>
    <w:p w14:paraId="640C3369" w14:textId="0DD4BDB7" w:rsidR="00120A1C"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purpose of this study was to examine the </w:t>
      </w:r>
      <w:proofErr w:type="gramStart"/>
      <w:r>
        <w:rPr>
          <w:rFonts w:ascii="Times New Roman" w:eastAsia="Times New Roman" w:hAnsi="Times New Roman" w:cs="Times New Roman"/>
          <w:sz w:val="24"/>
          <w:szCs w:val="24"/>
        </w:rPr>
        <w:t>current status</w:t>
      </w:r>
      <w:proofErr w:type="gramEnd"/>
      <w:r>
        <w:rPr>
          <w:rFonts w:ascii="Times New Roman" w:eastAsia="Times New Roman" w:hAnsi="Times New Roman" w:cs="Times New Roman"/>
          <w:sz w:val="24"/>
          <w:szCs w:val="24"/>
        </w:rPr>
        <w:t xml:space="preserve"> of nutrient limitation on phytoplankton biomass and community composition in NI</w:t>
      </w:r>
      <w:r w:rsidR="00476DE4">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given the increased DIN loading to the estuary and increasing occurrences of </w:t>
      </w:r>
      <w:r w:rsidR="00476DE4">
        <w:rPr>
          <w:rFonts w:ascii="Times New Roman" w:eastAsia="Times New Roman" w:hAnsi="Times New Roman" w:cs="Times New Roman"/>
          <w:sz w:val="24"/>
          <w:szCs w:val="24"/>
        </w:rPr>
        <w:t xml:space="preserve">much greater </w:t>
      </w:r>
      <w:r>
        <w:rPr>
          <w:rFonts w:ascii="Times New Roman" w:eastAsia="Times New Roman" w:hAnsi="Times New Roman" w:cs="Times New Roman"/>
          <w:sz w:val="24"/>
          <w:szCs w:val="24"/>
        </w:rPr>
        <w:t xml:space="preserve">than Redfield DIN:DIP ratios. We hypothesized that nutrient loading has been sufficient to increase DIN:DIP ratios and transition the estuary to being primarily P-limited during the “growing season” (May–September). In this case, groups enriched with P </w:t>
      </w:r>
      <w:r w:rsidR="00476DE4">
        <w:rPr>
          <w:rFonts w:ascii="Times New Roman" w:eastAsia="Times New Roman" w:hAnsi="Times New Roman" w:cs="Times New Roman"/>
          <w:sz w:val="24"/>
          <w:szCs w:val="24"/>
        </w:rPr>
        <w:t xml:space="preserve">should </w:t>
      </w:r>
      <w:r>
        <w:rPr>
          <w:rFonts w:ascii="Times New Roman" w:eastAsia="Times New Roman" w:hAnsi="Times New Roman" w:cs="Times New Roman"/>
          <w:sz w:val="24"/>
          <w:szCs w:val="24"/>
        </w:rPr>
        <w:t xml:space="preserve">experience the greatest increases in </w:t>
      </w:r>
      <w:proofErr w:type="spellStart"/>
      <w:r w:rsidR="00476DE4">
        <w:rPr>
          <w:rFonts w:ascii="Times New Roman" w:eastAsia="Times New Roman" w:hAnsi="Times New Roman" w:cs="Times New Roman"/>
          <w:sz w:val="24"/>
          <w:szCs w:val="24"/>
        </w:rPr>
        <w:t>chl</w:t>
      </w:r>
      <w:proofErr w:type="spellEnd"/>
      <w:r w:rsidR="00476DE4">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concentration. </w:t>
      </w:r>
      <w:r w:rsidR="00476DE4">
        <w:rPr>
          <w:rFonts w:ascii="Times New Roman" w:eastAsia="Times New Roman" w:hAnsi="Times New Roman" w:cs="Times New Roman"/>
          <w:sz w:val="24"/>
          <w:szCs w:val="24"/>
        </w:rPr>
        <w:t xml:space="preserve">Additionally, we </w:t>
      </w:r>
      <w:r>
        <w:rPr>
          <w:rFonts w:ascii="Times New Roman" w:eastAsia="Times New Roman" w:hAnsi="Times New Roman" w:cs="Times New Roman"/>
          <w:sz w:val="24"/>
          <w:szCs w:val="24"/>
        </w:rPr>
        <w:t xml:space="preserve">hypothesized that addition of P to mitigate P-limitation would result in significant alterations in phytoplankton community structure, favoring the growth of diatoms. Nutrient limitation tends to favor smaller phytoplankton groups, </w:t>
      </w:r>
      <w:r w:rsidR="00476DE4">
        <w:rPr>
          <w:rFonts w:ascii="Times New Roman" w:eastAsia="Times New Roman" w:hAnsi="Times New Roman" w:cs="Times New Roman"/>
          <w:sz w:val="24"/>
          <w:szCs w:val="24"/>
        </w:rPr>
        <w:t>shifting community composition to</w:t>
      </w:r>
      <w:r>
        <w:rPr>
          <w:rFonts w:ascii="Times New Roman" w:eastAsia="Times New Roman" w:hAnsi="Times New Roman" w:cs="Times New Roman"/>
          <w:sz w:val="24"/>
          <w:szCs w:val="24"/>
        </w:rPr>
        <w:t>ward phytoplankton groups</w:t>
      </w:r>
      <w:r w:rsidR="00476DE4">
        <w:rPr>
          <w:rFonts w:ascii="Times New Roman" w:eastAsia="Times New Roman" w:hAnsi="Times New Roman" w:cs="Times New Roman"/>
          <w:sz w:val="24"/>
          <w:szCs w:val="24"/>
        </w:rPr>
        <w:t xml:space="preserve"> with larger species such as diatoms in NIE</w:t>
      </w:r>
      <w:r>
        <w:rPr>
          <w:rFonts w:ascii="Times New Roman" w:eastAsia="Times New Roman" w:hAnsi="Times New Roman" w:cs="Times New Roman"/>
          <w:sz w:val="24"/>
          <w:szCs w:val="24"/>
        </w:rPr>
        <w:t>. This project presented a unique opportunity to examine the effects of climate-related changes (i.e., sea level rise</w:t>
      </w:r>
      <w:r w:rsidR="00476DE4">
        <w:rPr>
          <w:rFonts w:ascii="Times New Roman" w:eastAsia="Times New Roman" w:hAnsi="Times New Roman" w:cs="Times New Roman"/>
          <w:sz w:val="24"/>
          <w:szCs w:val="24"/>
        </w:rPr>
        <w:t xml:space="preserve"> and increased N inputs from porewater</w:t>
      </w:r>
      <w:r>
        <w:rPr>
          <w:rFonts w:ascii="Times New Roman" w:eastAsia="Times New Roman" w:hAnsi="Times New Roman" w:cs="Times New Roman"/>
          <w:sz w:val="24"/>
          <w:szCs w:val="24"/>
        </w:rPr>
        <w:t>) on nutrient concentrations and resulting in changes in phytoplankton growth, biomass, and community structure in an otherwise relatively undisturbed (by local anthropogenic actions) high salinity estuary.</w:t>
      </w:r>
    </w:p>
    <w:p w14:paraId="431D37E2" w14:textId="77777777" w:rsidR="00120A1C" w:rsidRDefault="00120A1C">
      <w:pPr>
        <w:rPr>
          <w:rFonts w:ascii="Times New Roman" w:eastAsia="Times New Roman" w:hAnsi="Times New Roman" w:cs="Times New Roman"/>
          <w:sz w:val="24"/>
          <w:szCs w:val="24"/>
        </w:rPr>
      </w:pPr>
    </w:p>
    <w:p w14:paraId="52F5B2CA" w14:textId="77777777" w:rsidR="00120A1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14:paraId="36D8D97B" w14:textId="77777777" w:rsidR="00120A1C" w:rsidRDefault="00120A1C">
      <w:pPr>
        <w:rPr>
          <w:rFonts w:ascii="Times New Roman" w:eastAsia="Times New Roman" w:hAnsi="Times New Roman" w:cs="Times New Roman"/>
          <w:b/>
          <w:sz w:val="24"/>
          <w:szCs w:val="24"/>
        </w:rPr>
      </w:pPr>
    </w:p>
    <w:p w14:paraId="381C2551"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i/>
          <w:sz w:val="24"/>
          <w:szCs w:val="24"/>
        </w:rPr>
        <w:t>Study Location</w:t>
      </w:r>
    </w:p>
    <w:p w14:paraId="2AD061E7" w14:textId="74187D9E" w:rsidR="00120A1C" w:rsidDel="00E16AE6" w:rsidRDefault="00E16AE6">
      <w:pPr>
        <w:rPr>
          <w:del w:id="12" w:author="Jay Pinckney" w:date="2024-02-25T07:33:00Z"/>
          <w:rFonts w:ascii="Times New Roman" w:eastAsia="Times New Roman" w:hAnsi="Times New Roman" w:cs="Times New Roman"/>
          <w:sz w:val="24"/>
          <w:szCs w:val="24"/>
        </w:rPr>
      </w:pPr>
      <w:ins w:id="13" w:author="Jay Pinckney" w:date="2024-02-25T07:35:00Z">
        <w:r>
          <w:rPr>
            <w:rFonts w:ascii="Times New Roman" w:eastAsia="Times New Roman" w:hAnsi="Times New Roman" w:cs="Times New Roman"/>
            <w:sz w:val="24"/>
            <w:szCs w:val="24"/>
          </w:rPr>
          <w:t xml:space="preserve">North Inlet Estuary </w:t>
        </w:r>
        <w:r w:rsidR="00A62F35">
          <w:rPr>
            <w:rFonts w:ascii="Times New Roman" w:eastAsia="Times New Roman" w:hAnsi="Times New Roman" w:cs="Times New Roman"/>
            <w:sz w:val="24"/>
            <w:szCs w:val="24"/>
          </w:rPr>
          <w:t>(NIE) and the nearby Winyah Bay are a Na</w:t>
        </w:r>
      </w:ins>
      <w:ins w:id="14" w:author="Jay Pinckney" w:date="2024-02-25T07:36:00Z">
        <w:r w:rsidR="00A62F35">
          <w:rPr>
            <w:rFonts w:ascii="Times New Roman" w:eastAsia="Times New Roman" w:hAnsi="Times New Roman" w:cs="Times New Roman"/>
            <w:sz w:val="24"/>
            <w:szCs w:val="24"/>
          </w:rPr>
          <w:t>tional Estuarine Research Reserve (N</w:t>
        </w:r>
      </w:ins>
      <w:ins w:id="15" w:author="Jay Pinckney" w:date="2024-02-25T07:37:00Z">
        <w:r w:rsidR="00A62F35">
          <w:rPr>
            <w:rFonts w:ascii="Times New Roman" w:eastAsia="Times New Roman" w:hAnsi="Times New Roman" w:cs="Times New Roman"/>
            <w:sz w:val="24"/>
            <w:szCs w:val="24"/>
          </w:rPr>
          <w:t xml:space="preserve">ERR) </w:t>
        </w:r>
      </w:ins>
      <w:ins w:id="16" w:author="Jay Pinckney" w:date="2024-02-25T07:36:00Z">
        <w:r w:rsidR="00A62F35">
          <w:rPr>
            <w:rFonts w:ascii="Times New Roman" w:eastAsia="Times New Roman" w:hAnsi="Times New Roman" w:cs="Times New Roman"/>
            <w:sz w:val="24"/>
            <w:szCs w:val="24"/>
          </w:rPr>
          <w:t>locat</w:t>
        </w:r>
      </w:ins>
      <w:ins w:id="17" w:author="Jay Pinckney" w:date="2024-02-25T07:37:00Z">
        <w:r w:rsidR="00A62F35">
          <w:rPr>
            <w:rFonts w:ascii="Times New Roman" w:eastAsia="Times New Roman" w:hAnsi="Times New Roman" w:cs="Times New Roman"/>
            <w:sz w:val="24"/>
            <w:szCs w:val="24"/>
          </w:rPr>
          <w:t>ed</w:t>
        </w:r>
      </w:ins>
      <w:ins w:id="18" w:author="Jay Pinckney" w:date="2024-02-25T07:36:00Z">
        <w:r w:rsidR="00A62F35">
          <w:rPr>
            <w:rFonts w:ascii="Times New Roman" w:eastAsia="Times New Roman" w:hAnsi="Times New Roman" w:cs="Times New Roman"/>
            <w:sz w:val="24"/>
            <w:szCs w:val="24"/>
          </w:rPr>
          <w:t xml:space="preserve"> in the Pee Dee Region of South Carolina. </w:t>
        </w:r>
      </w:ins>
    </w:p>
    <w:p w14:paraId="1748ADB7" w14:textId="0BD9A786" w:rsidR="00120A1C"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were collected at </w:t>
      </w:r>
      <w:proofErr w:type="spellStart"/>
      <w:r>
        <w:rPr>
          <w:rFonts w:ascii="Times New Roman" w:eastAsia="Times New Roman" w:hAnsi="Times New Roman" w:cs="Times New Roman"/>
          <w:sz w:val="24"/>
          <w:szCs w:val="24"/>
        </w:rPr>
        <w:t>Clambank</w:t>
      </w:r>
      <w:proofErr w:type="spellEnd"/>
      <w:r>
        <w:rPr>
          <w:rFonts w:ascii="Times New Roman" w:eastAsia="Times New Roman" w:hAnsi="Times New Roman" w:cs="Times New Roman"/>
          <w:sz w:val="24"/>
          <w:szCs w:val="24"/>
        </w:rPr>
        <w:t xml:space="preserve"> Landing (CL)</w:t>
      </w:r>
      <w:del w:id="19" w:author="Jay Pinckney" w:date="2024-02-25T07:34:00Z">
        <w:r w:rsidDel="00E16AE6">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t>
      </w:r>
      <w:del w:id="20" w:author="Jay Pinckney" w:date="2024-02-25T07:34:00Z">
        <w:r w:rsidDel="00E16AE6">
          <w:rPr>
            <w:rFonts w:ascii="Times New Roman" w:eastAsia="Times New Roman" w:hAnsi="Times New Roman" w:cs="Times New Roman"/>
            <w:sz w:val="24"/>
            <w:szCs w:val="24"/>
          </w:rPr>
          <w:delText xml:space="preserve">a system-wide monitoring program (SWMP) site in the North Inlet-Winyah Bay National Estuarine Research Reserve (NERR) </w:delText>
        </w:r>
      </w:del>
      <w:r>
        <w:rPr>
          <w:rFonts w:ascii="Times New Roman" w:eastAsia="Times New Roman" w:hAnsi="Times New Roman" w:cs="Times New Roman"/>
          <w:sz w:val="24"/>
          <w:szCs w:val="24"/>
        </w:rPr>
        <w:t xml:space="preserve">near the center of </w:t>
      </w:r>
      <w:del w:id="21" w:author="Jay Pinckney" w:date="2024-02-25T07:37:00Z">
        <w:r w:rsidDel="00A62F35">
          <w:rPr>
            <w:rFonts w:ascii="Times New Roman" w:eastAsia="Times New Roman" w:hAnsi="Times New Roman" w:cs="Times New Roman"/>
            <w:sz w:val="24"/>
            <w:szCs w:val="24"/>
          </w:rPr>
          <w:delText>North Inlet Estuary (</w:delText>
        </w:r>
      </w:del>
      <w:r>
        <w:rPr>
          <w:rFonts w:ascii="Times New Roman" w:eastAsia="Times New Roman" w:hAnsi="Times New Roman" w:cs="Times New Roman"/>
          <w:sz w:val="24"/>
          <w:szCs w:val="24"/>
        </w:rPr>
        <w:t>NI</w:t>
      </w:r>
      <w:ins w:id="22" w:author="Jay Pinckney" w:date="2024-02-25T07:34:00Z">
        <w:r w:rsidR="00E16AE6">
          <w:rPr>
            <w:rFonts w:ascii="Times New Roman" w:eastAsia="Times New Roman" w:hAnsi="Times New Roman" w:cs="Times New Roman"/>
            <w:sz w:val="24"/>
            <w:szCs w:val="24"/>
          </w:rPr>
          <w:t>E</w:t>
        </w:r>
      </w:ins>
      <w:del w:id="23" w:author="Jay Pinckney" w:date="2024-02-25T07:37:00Z">
        <w:r w:rsidDel="00A62F35">
          <w:rPr>
            <w:rFonts w:ascii="Times New Roman" w:eastAsia="Times New Roman" w:hAnsi="Times New Roman" w:cs="Times New Roman"/>
            <w:sz w:val="24"/>
            <w:szCs w:val="24"/>
          </w:rPr>
          <w:delText>), SC</w:delText>
        </w:r>
      </w:del>
      <w:r>
        <w:rPr>
          <w:rFonts w:ascii="Times New Roman" w:eastAsia="Times New Roman" w:hAnsi="Times New Roman" w:cs="Times New Roman"/>
          <w:sz w:val="24"/>
          <w:szCs w:val="24"/>
        </w:rPr>
        <w:t xml:space="preserve"> (Fig. 1). NI</w:t>
      </w:r>
      <w:ins w:id="24" w:author="Jay Pinckney" w:date="2024-02-25T07:34:00Z">
        <w:r w:rsidR="00E16AE6">
          <w:rPr>
            <w:rFonts w:ascii="Times New Roman" w:eastAsia="Times New Roman" w:hAnsi="Times New Roman" w:cs="Times New Roman"/>
            <w:sz w:val="24"/>
            <w:szCs w:val="24"/>
          </w:rPr>
          <w:t>E</w:t>
        </w:r>
      </w:ins>
      <w:r>
        <w:rPr>
          <w:rFonts w:ascii="Times New Roman" w:eastAsia="Times New Roman" w:hAnsi="Times New Roman" w:cs="Times New Roman"/>
          <w:sz w:val="24"/>
          <w:szCs w:val="24"/>
        </w:rPr>
        <w:t xml:space="preserve"> is a high salinity estuary within a </w:t>
      </w:r>
      <w:ins w:id="25" w:author="Jay Pinckney" w:date="2024-02-25T07:37:00Z">
        <w:r w:rsidR="00A62F35" w:rsidRPr="00A62F35">
          <w:rPr>
            <w:rFonts w:ascii="Times New Roman" w:eastAsia="Times New Roman" w:hAnsi="Times New Roman" w:cs="Times New Roman"/>
            <w:i/>
            <w:iCs/>
            <w:sz w:val="24"/>
            <w:szCs w:val="24"/>
            <w:rPrChange w:id="26" w:author="Jay Pinckney" w:date="2024-02-25T07:38:00Z">
              <w:rPr>
                <w:rFonts w:ascii="Times New Roman" w:eastAsia="Times New Roman" w:hAnsi="Times New Roman" w:cs="Times New Roman"/>
                <w:sz w:val="24"/>
                <w:szCs w:val="24"/>
              </w:rPr>
            </w:rPrChange>
          </w:rPr>
          <w:t>Spartina</w:t>
        </w:r>
        <w:r w:rsidR="00A62F35">
          <w:rPr>
            <w:rFonts w:ascii="Times New Roman" w:eastAsia="Times New Roman" w:hAnsi="Times New Roman" w:cs="Times New Roman"/>
            <w:sz w:val="24"/>
            <w:szCs w:val="24"/>
          </w:rPr>
          <w:t xml:space="preserve">-dominated </w:t>
        </w:r>
      </w:ins>
      <w:r>
        <w:rPr>
          <w:rFonts w:ascii="Times New Roman" w:eastAsia="Times New Roman" w:hAnsi="Times New Roman" w:cs="Times New Roman"/>
          <w:sz w:val="24"/>
          <w:szCs w:val="24"/>
        </w:rPr>
        <w:t>salt marsh</w:t>
      </w:r>
      <w:ins w:id="27" w:author="Jay Pinckney" w:date="2024-02-25T07:38:00Z">
        <w:r w:rsidR="00A62F35">
          <w:rPr>
            <w:rFonts w:ascii="Times New Roman" w:eastAsia="Times New Roman" w:hAnsi="Times New Roman" w:cs="Times New Roman"/>
            <w:sz w:val="24"/>
            <w:szCs w:val="24"/>
          </w:rPr>
          <w:t xml:space="preserve"> system</w:t>
        </w:r>
      </w:ins>
      <w:r>
        <w:rPr>
          <w:rFonts w:ascii="Times New Roman" w:eastAsia="Times New Roman" w:hAnsi="Times New Roman" w:cs="Times New Roman"/>
          <w:sz w:val="24"/>
          <w:szCs w:val="24"/>
        </w:rPr>
        <w:t xml:space="preserve"> that has an area of 32 km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with very little development (&lt; 2%) in its watershed</w:t>
      </w:r>
      <w:ins w:id="28" w:author="Jay Pinckney" w:date="2024-02-25T07:38:00Z">
        <w:r w:rsidR="00A62F35">
          <w:rPr>
            <w:rFonts w:ascii="Times New Roman" w:eastAsia="Times New Roman" w:hAnsi="Times New Roman" w:cs="Times New Roman"/>
            <w:sz w:val="24"/>
            <w:szCs w:val="24"/>
          </w:rPr>
          <w:t xml:space="preserve">. Tides are semidiurnal and </w:t>
        </w:r>
      </w:ins>
      <w:ins w:id="29" w:author="Jay Pinckney" w:date="2024-02-25T07:39:00Z">
        <w:r w:rsidR="00A62F35">
          <w:rPr>
            <w:rFonts w:ascii="Times New Roman" w:eastAsia="Times New Roman" w:hAnsi="Times New Roman" w:cs="Times New Roman"/>
            <w:sz w:val="24"/>
            <w:szCs w:val="24"/>
          </w:rPr>
          <w:t>&gt;50% of the water volume is exchanged with each tidal cycle</w:t>
        </w:r>
      </w:ins>
      <w:del w:id="30" w:author="Jay Pinckney" w:date="2024-02-25T07:39:00Z">
        <w:r w:rsidDel="00A62F35">
          <w:rPr>
            <w:rFonts w:ascii="Times New Roman" w:eastAsia="Times New Roman" w:hAnsi="Times New Roman" w:cs="Times New Roman"/>
            <w:sz w:val="24"/>
            <w:szCs w:val="24"/>
          </w:rPr>
          <w:delText xml:space="preserve"> and a semidiurnal tidal cycle</w:delText>
        </w:r>
      </w:del>
      <w:r>
        <w:rPr>
          <w:rFonts w:ascii="Times New Roman" w:eastAsia="Times New Roman" w:hAnsi="Times New Roman" w:cs="Times New Roman"/>
          <w:sz w:val="24"/>
          <w:szCs w:val="24"/>
        </w:rPr>
        <w:t xml:space="preserve"> (Allen et al., 2014). </w:t>
      </w:r>
      <w:commentRangeStart w:id="31"/>
      <w:r>
        <w:rPr>
          <w:rFonts w:ascii="Times New Roman" w:eastAsia="Times New Roman" w:hAnsi="Times New Roman" w:cs="Times New Roman"/>
          <w:sz w:val="24"/>
          <w:szCs w:val="24"/>
        </w:rPr>
        <w:t xml:space="preserve">DIN </w:t>
      </w:r>
      <w:commentRangeEnd w:id="31"/>
      <w:r w:rsidR="00A62F35">
        <w:rPr>
          <w:rStyle w:val="CommentReference"/>
        </w:rPr>
        <w:commentReference w:id="31"/>
      </w:r>
      <w:r>
        <w:rPr>
          <w:rFonts w:ascii="Times New Roman" w:eastAsia="Times New Roman" w:hAnsi="Times New Roman" w:cs="Times New Roman"/>
          <w:sz w:val="24"/>
          <w:szCs w:val="24"/>
        </w:rPr>
        <w:t xml:space="preserve">concentrations in the estuary range from 0.18-17.95 </w:t>
      </w:r>
      <w:commentRangeStart w:id="32"/>
      <w:r>
        <w:rPr>
          <w:rFonts w:ascii="Times New Roman" w:eastAsia="Times New Roman" w:hAnsi="Times New Roman" w:cs="Times New Roman"/>
          <w:sz w:val="24"/>
          <w:szCs w:val="24"/>
        </w:rPr>
        <w:t>µM</w:t>
      </w:r>
      <w:commentRangeEnd w:id="32"/>
      <w:r w:rsidR="00A62F35">
        <w:rPr>
          <w:rStyle w:val="CommentReference"/>
        </w:rPr>
        <w:commentReference w:id="32"/>
      </w:r>
      <w:r>
        <w:rPr>
          <w:rFonts w:ascii="Times New Roman" w:eastAsia="Times New Roman" w:hAnsi="Times New Roman" w:cs="Times New Roman"/>
          <w:sz w:val="24"/>
          <w:szCs w:val="24"/>
        </w:rPr>
        <w:t xml:space="preserve">, with </w:t>
      </w:r>
      <w:commentRangeStart w:id="33"/>
      <w:r>
        <w:rPr>
          <w:rFonts w:ascii="Times New Roman" w:eastAsia="Times New Roman" w:hAnsi="Times New Roman" w:cs="Times New Roman"/>
          <w:sz w:val="24"/>
          <w:szCs w:val="24"/>
        </w:rPr>
        <w:t>DIP</w:t>
      </w:r>
      <w:commentRangeEnd w:id="33"/>
      <w:r w:rsidR="004D048B">
        <w:rPr>
          <w:rStyle w:val="CommentReference"/>
        </w:rPr>
        <w:commentReference w:id="33"/>
      </w:r>
      <w:r>
        <w:rPr>
          <w:rFonts w:ascii="Times New Roman" w:eastAsia="Times New Roman" w:hAnsi="Times New Roman" w:cs="Times New Roman"/>
          <w:sz w:val="24"/>
          <w:szCs w:val="24"/>
        </w:rPr>
        <w:t xml:space="preserve"> concentrations in the range of 0.02-0.25 µM, and DIN:DIP ratios from 6 to &gt;100 (</w:t>
      </w:r>
      <w:commentRangeStart w:id="34"/>
      <w:r>
        <w:rPr>
          <w:rFonts w:ascii="Times New Roman" w:eastAsia="Times New Roman" w:hAnsi="Times New Roman" w:cs="Times New Roman"/>
          <w:sz w:val="24"/>
          <w:szCs w:val="24"/>
        </w:rPr>
        <w:t>NOAA National Estuarine Research Reserve System (NERRS</w:t>
      </w:r>
      <w:commentRangeEnd w:id="34"/>
      <w:r w:rsidR="009743D1">
        <w:rPr>
          <w:rStyle w:val="CommentReference"/>
        </w:rPr>
        <w:commentReference w:id="34"/>
      </w:r>
      <w:r>
        <w:rPr>
          <w:rFonts w:ascii="Times New Roman" w:eastAsia="Times New Roman" w:hAnsi="Times New Roman" w:cs="Times New Roman"/>
          <w:sz w:val="24"/>
          <w:szCs w:val="24"/>
        </w:rPr>
        <w:t>)</w:t>
      </w:r>
      <w:ins w:id="35" w:author="Jay Pinckney" w:date="2024-02-25T07:49:00Z">
        <w:r w:rsidR="001F2218">
          <w:rPr>
            <w:rFonts w:ascii="Times New Roman" w:eastAsia="Times New Roman" w:hAnsi="Times New Roman" w:cs="Times New Roman"/>
            <w:sz w:val="24"/>
            <w:szCs w:val="24"/>
          </w:rPr>
          <w:t>NERRS 2023</w:t>
        </w:r>
      </w:ins>
      <w:r>
        <w:rPr>
          <w:rFonts w:ascii="Times New Roman" w:eastAsia="Times New Roman" w:hAnsi="Times New Roman" w:cs="Times New Roman"/>
          <w:sz w:val="24"/>
          <w:szCs w:val="24"/>
        </w:rPr>
        <w:t>).</w:t>
      </w:r>
    </w:p>
    <w:p w14:paraId="5A3D144E" w14:textId="77777777" w:rsidR="00120A1C" w:rsidRDefault="00120A1C">
      <w:pPr>
        <w:ind w:firstLine="720"/>
        <w:rPr>
          <w:rFonts w:ascii="Times New Roman" w:eastAsia="Times New Roman" w:hAnsi="Times New Roman" w:cs="Times New Roman"/>
          <w:sz w:val="24"/>
          <w:szCs w:val="24"/>
        </w:rPr>
      </w:pPr>
    </w:p>
    <w:p w14:paraId="7440D178" w14:textId="77777777" w:rsidR="00120A1C" w:rsidRDefault="00000000">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8CE092B" wp14:editId="03428094">
            <wp:extent cx="3190875" cy="51054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3190875" cy="5105400"/>
                    </a:xfrm>
                    <a:prstGeom prst="rect">
                      <a:avLst/>
                    </a:prstGeom>
                    <a:ln/>
                  </pic:spPr>
                </pic:pic>
              </a:graphicData>
            </a:graphic>
          </wp:inline>
        </w:drawing>
      </w:r>
    </w:p>
    <w:p w14:paraId="6D8357B4" w14:textId="087BFAF2" w:rsidR="00497EAD" w:rsidRPr="00497EAD" w:rsidRDefault="00000000" w:rsidP="00497EAD">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1. </w:t>
      </w:r>
      <w:r>
        <w:rPr>
          <w:rFonts w:ascii="Times New Roman" w:eastAsia="Times New Roman" w:hAnsi="Times New Roman" w:cs="Times New Roman"/>
          <w:sz w:val="20"/>
          <w:szCs w:val="20"/>
        </w:rPr>
        <w:t xml:space="preserve">North Inlet Estuary, </w:t>
      </w:r>
      <w:proofErr w:type="gramStart"/>
      <w:r>
        <w:rPr>
          <w:rFonts w:ascii="Times New Roman" w:eastAsia="Times New Roman" w:hAnsi="Times New Roman" w:cs="Times New Roman"/>
          <w:sz w:val="20"/>
          <w:szCs w:val="20"/>
        </w:rPr>
        <w:t>South Carolina</w:t>
      </w:r>
      <w:proofErr w:type="gramEnd"/>
      <w:r w:rsidR="00841AD1">
        <w:rPr>
          <w:rFonts w:ascii="Times New Roman" w:eastAsia="Times New Roman" w:hAnsi="Times New Roman" w:cs="Times New Roman"/>
          <w:sz w:val="20"/>
          <w:szCs w:val="20"/>
        </w:rPr>
        <w:t xml:space="preserve"> and the location for water collections at </w:t>
      </w:r>
      <w:proofErr w:type="spellStart"/>
      <w:r w:rsidR="00841AD1">
        <w:rPr>
          <w:rFonts w:ascii="Times New Roman" w:eastAsia="Times New Roman" w:hAnsi="Times New Roman" w:cs="Times New Roman"/>
          <w:sz w:val="20"/>
          <w:szCs w:val="20"/>
        </w:rPr>
        <w:t>Clambank</w:t>
      </w:r>
      <w:proofErr w:type="spellEnd"/>
      <w:r w:rsidR="00841AD1">
        <w:rPr>
          <w:rFonts w:ascii="Times New Roman" w:eastAsia="Times New Roman" w:hAnsi="Times New Roman" w:cs="Times New Roman"/>
          <w:sz w:val="20"/>
          <w:szCs w:val="20"/>
        </w:rPr>
        <w:t xml:space="preserve"> Creek</w:t>
      </w:r>
      <w:r w:rsidR="00497EAD">
        <w:rPr>
          <w:rFonts w:ascii="Times New Roman" w:eastAsia="Times New Roman" w:hAnsi="Times New Roman" w:cs="Times New Roman"/>
          <w:sz w:val="20"/>
          <w:szCs w:val="20"/>
        </w:rPr>
        <w:t xml:space="preserve"> (</w:t>
      </w:r>
      <w:r w:rsidR="00497EAD" w:rsidRPr="00497EAD">
        <w:rPr>
          <w:rFonts w:ascii="Times New Roman" w:eastAsia="Times New Roman" w:hAnsi="Times New Roman" w:cs="Times New Roman"/>
          <w:sz w:val="20"/>
          <w:szCs w:val="20"/>
        </w:rPr>
        <w:t>lat</w:t>
      </w:r>
      <w:r w:rsidR="001F5BD6">
        <w:rPr>
          <w:rFonts w:ascii="Times New Roman" w:eastAsia="Times New Roman" w:hAnsi="Times New Roman" w:cs="Times New Roman"/>
          <w:sz w:val="20"/>
          <w:szCs w:val="20"/>
        </w:rPr>
        <w:t>.</w:t>
      </w:r>
      <w:r w:rsidR="00497EAD" w:rsidRPr="00497EAD">
        <w:rPr>
          <w:rFonts w:ascii="Times New Roman" w:eastAsia="Times New Roman" w:hAnsi="Times New Roman" w:cs="Times New Roman"/>
          <w:sz w:val="20"/>
          <w:szCs w:val="20"/>
        </w:rPr>
        <w:t xml:space="preserve"> 33°20’02.05” N, long</w:t>
      </w:r>
      <w:r w:rsidR="001F5BD6">
        <w:rPr>
          <w:rFonts w:ascii="Times New Roman" w:eastAsia="Times New Roman" w:hAnsi="Times New Roman" w:cs="Times New Roman"/>
          <w:sz w:val="20"/>
          <w:szCs w:val="20"/>
        </w:rPr>
        <w:t>.</w:t>
      </w:r>
      <w:r w:rsidR="00497EAD" w:rsidRPr="00497EAD">
        <w:rPr>
          <w:rFonts w:ascii="Times New Roman" w:eastAsia="Times New Roman" w:hAnsi="Times New Roman" w:cs="Times New Roman"/>
          <w:sz w:val="20"/>
          <w:szCs w:val="20"/>
        </w:rPr>
        <w:t xml:space="preserve"> 79°11’34.62” W</w:t>
      </w:r>
      <w:r w:rsidR="00497EAD">
        <w:rPr>
          <w:rFonts w:ascii="Times New Roman" w:eastAsia="Times New Roman" w:hAnsi="Times New Roman" w:cs="Times New Roman"/>
          <w:sz w:val="20"/>
          <w:szCs w:val="20"/>
        </w:rPr>
        <w:t>)</w:t>
      </w:r>
      <w:r w:rsidR="001F5BD6">
        <w:rPr>
          <w:rFonts w:ascii="Times New Roman" w:eastAsia="Times New Roman" w:hAnsi="Times New Roman" w:cs="Times New Roman"/>
          <w:sz w:val="20"/>
          <w:szCs w:val="20"/>
        </w:rPr>
        <w:t>.</w:t>
      </w:r>
    </w:p>
    <w:p w14:paraId="75B0E054" w14:textId="62C892F1" w:rsidR="00120A1C"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14:paraId="1D9ADA8C" w14:textId="77777777" w:rsidR="00120A1C" w:rsidRDefault="00120A1C">
      <w:pPr>
        <w:rPr>
          <w:rFonts w:ascii="Times New Roman" w:eastAsia="Times New Roman" w:hAnsi="Times New Roman" w:cs="Times New Roman"/>
          <w:b/>
          <w:sz w:val="24"/>
          <w:szCs w:val="24"/>
        </w:rPr>
      </w:pPr>
    </w:p>
    <w:p w14:paraId="58BEF337"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i/>
          <w:sz w:val="24"/>
          <w:szCs w:val="24"/>
        </w:rPr>
        <w:t>Nutrient Enrichment Bioassays</w:t>
      </w:r>
    </w:p>
    <w:p w14:paraId="30857453" w14:textId="77777777" w:rsidR="00120A1C" w:rsidRDefault="00120A1C">
      <w:pPr>
        <w:ind w:firstLine="720"/>
        <w:rPr>
          <w:rFonts w:ascii="Times New Roman" w:eastAsia="Times New Roman" w:hAnsi="Times New Roman" w:cs="Times New Roman"/>
          <w:sz w:val="24"/>
          <w:szCs w:val="24"/>
        </w:rPr>
      </w:pPr>
    </w:p>
    <w:p w14:paraId="0ACC6AD9" w14:textId="7866FD71" w:rsidR="00120A1C" w:rsidRDefault="009743D1">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Experimental nutrient addition bioassays were performed</w:t>
      </w:r>
      <w:r w:rsidR="00000000">
        <w:rPr>
          <w:rFonts w:ascii="Times New Roman" w:eastAsia="Times New Roman" w:hAnsi="Times New Roman" w:cs="Times New Roman"/>
          <w:sz w:val="24"/>
          <w:szCs w:val="24"/>
        </w:rPr>
        <w:t xml:space="preserve"> monthly from May-</w:t>
      </w:r>
      <w:r w:rsidR="001F5BD6">
        <w:rPr>
          <w:rFonts w:ascii="Times New Roman" w:eastAsia="Times New Roman" w:hAnsi="Times New Roman" w:cs="Times New Roman"/>
          <w:sz w:val="24"/>
          <w:szCs w:val="24"/>
        </w:rPr>
        <w:t>September</w:t>
      </w:r>
      <w:r w:rsidR="00000000">
        <w:rPr>
          <w:rFonts w:ascii="Times New Roman" w:eastAsia="Times New Roman" w:hAnsi="Times New Roman" w:cs="Times New Roman"/>
          <w:sz w:val="24"/>
          <w:szCs w:val="24"/>
        </w:rPr>
        <w:t xml:space="preserve"> 2023. Surface water</w:t>
      </w:r>
      <w:r>
        <w:rPr>
          <w:rFonts w:ascii="Times New Roman" w:eastAsia="Times New Roman" w:hAnsi="Times New Roman" w:cs="Times New Roman"/>
          <w:sz w:val="24"/>
          <w:szCs w:val="24"/>
        </w:rPr>
        <w:t xml:space="preserve"> (0.5 m depth)</w:t>
      </w:r>
      <w:r w:rsidR="00000000">
        <w:rPr>
          <w:rFonts w:ascii="Times New Roman" w:eastAsia="Times New Roman" w:hAnsi="Times New Roman" w:cs="Times New Roman"/>
          <w:sz w:val="24"/>
          <w:szCs w:val="24"/>
        </w:rPr>
        <w:t xml:space="preserve"> was collected </w:t>
      </w:r>
      <w:r>
        <w:rPr>
          <w:rFonts w:ascii="Times New Roman" w:eastAsia="Times New Roman" w:hAnsi="Times New Roman" w:cs="Times New Roman"/>
          <w:sz w:val="24"/>
          <w:szCs w:val="24"/>
        </w:rPr>
        <w:t xml:space="preserve">using </w:t>
      </w:r>
      <w:r w:rsidR="00000000">
        <w:rPr>
          <w:rFonts w:ascii="Times New Roman" w:eastAsia="Times New Roman" w:hAnsi="Times New Roman" w:cs="Times New Roman"/>
          <w:sz w:val="24"/>
          <w:szCs w:val="24"/>
        </w:rPr>
        <w:t xml:space="preserve">a diaphragm pump </w:t>
      </w:r>
      <w:r>
        <w:rPr>
          <w:rFonts w:ascii="Times New Roman" w:eastAsia="Times New Roman" w:hAnsi="Times New Roman" w:cs="Times New Roman"/>
          <w:sz w:val="24"/>
          <w:szCs w:val="24"/>
        </w:rPr>
        <w:t xml:space="preserve">in the daytime </w:t>
      </w:r>
      <w:r w:rsidR="00000000">
        <w:rPr>
          <w:rFonts w:ascii="Times New Roman" w:eastAsia="Times New Roman" w:hAnsi="Times New Roman" w:cs="Times New Roman"/>
          <w:sz w:val="24"/>
          <w:szCs w:val="24"/>
        </w:rPr>
        <w:t xml:space="preserve">within </w:t>
      </w:r>
      <w:r>
        <w:rPr>
          <w:rFonts w:ascii="Times New Roman" w:eastAsia="Times New Roman" w:hAnsi="Times New Roman" w:cs="Times New Roman"/>
          <w:sz w:val="24"/>
          <w:szCs w:val="24"/>
        </w:rPr>
        <w:t xml:space="preserve">2 </w:t>
      </w:r>
      <w:r w:rsidR="00000000">
        <w:rPr>
          <w:rFonts w:ascii="Times New Roman" w:eastAsia="Times New Roman" w:hAnsi="Times New Roman" w:cs="Times New Roman"/>
          <w:sz w:val="24"/>
          <w:szCs w:val="24"/>
        </w:rPr>
        <w:t xml:space="preserve">h of peak high tide. </w:t>
      </w:r>
      <w:commentRangeStart w:id="36"/>
      <w:r w:rsidR="00000000">
        <w:rPr>
          <w:rFonts w:ascii="Times New Roman" w:eastAsia="Times New Roman" w:hAnsi="Times New Roman" w:cs="Times New Roman"/>
          <w:sz w:val="24"/>
          <w:szCs w:val="24"/>
        </w:rPr>
        <w:t xml:space="preserve">Culture flasks </w:t>
      </w:r>
      <w:commentRangeEnd w:id="36"/>
      <w:r>
        <w:rPr>
          <w:rStyle w:val="CommentReference"/>
        </w:rPr>
        <w:commentReference w:id="36"/>
      </w:r>
      <w:r w:rsidR="00000000">
        <w:rPr>
          <w:rFonts w:ascii="Times New Roman" w:eastAsia="Times New Roman" w:hAnsi="Times New Roman" w:cs="Times New Roman"/>
          <w:sz w:val="24"/>
          <w:szCs w:val="24"/>
        </w:rPr>
        <w:t xml:space="preserve">(250 </w:t>
      </w:r>
      <w:commentRangeStart w:id="37"/>
      <w:r w:rsidR="00000000">
        <w:rPr>
          <w:rFonts w:ascii="Times New Roman" w:eastAsia="Times New Roman" w:hAnsi="Times New Roman" w:cs="Times New Roman"/>
          <w:sz w:val="24"/>
          <w:szCs w:val="24"/>
        </w:rPr>
        <w:t>m</w:t>
      </w:r>
      <w:commentRangeEnd w:id="37"/>
      <w:r>
        <w:rPr>
          <w:rStyle w:val="CommentReference"/>
        </w:rPr>
        <w:commentReference w:id="37"/>
      </w:r>
      <w:r w:rsidR="001F5BD6">
        <w:rPr>
          <w:rFonts w:ascii="Times New Roman" w:eastAsia="Times New Roman" w:hAnsi="Times New Roman" w:cs="Times New Roman"/>
          <w:sz w:val="24"/>
          <w:szCs w:val="24"/>
        </w:rPr>
        <w:t>l</w:t>
      </w:r>
      <w:r w:rsidR="00000000">
        <w:rPr>
          <w:rFonts w:ascii="Times New Roman" w:eastAsia="Times New Roman" w:hAnsi="Times New Roman" w:cs="Times New Roman"/>
          <w:sz w:val="24"/>
          <w:szCs w:val="24"/>
        </w:rPr>
        <w:t xml:space="preserve"> each with 35 replicates) were filled for nutrient enrichment bioassays. </w:t>
      </w:r>
    </w:p>
    <w:p w14:paraId="5F2BC060" w14:textId="27DDF41C" w:rsidR="00120A1C"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were </w:t>
      </w:r>
      <w:r w:rsidR="009743D1">
        <w:rPr>
          <w:rFonts w:ascii="Times New Roman" w:eastAsia="Times New Roman" w:hAnsi="Times New Roman" w:cs="Times New Roman"/>
          <w:sz w:val="24"/>
          <w:szCs w:val="24"/>
        </w:rPr>
        <w:t xml:space="preserve">6 </w:t>
      </w:r>
      <w:r>
        <w:rPr>
          <w:rFonts w:ascii="Times New Roman" w:eastAsia="Times New Roman" w:hAnsi="Times New Roman" w:cs="Times New Roman"/>
          <w:sz w:val="24"/>
          <w:szCs w:val="24"/>
        </w:rPr>
        <w:t xml:space="preserve">treatment groups including a control (no nutrient addition) and </w:t>
      </w:r>
      <w:commentRangeStart w:id="38"/>
      <w:r>
        <w:rPr>
          <w:rFonts w:ascii="Times New Roman" w:eastAsia="Times New Roman" w:hAnsi="Times New Roman" w:cs="Times New Roman"/>
          <w:sz w:val="24"/>
          <w:szCs w:val="24"/>
        </w:rPr>
        <w:t>five nutrient additions</w:t>
      </w:r>
      <w:commentRangeEnd w:id="38"/>
      <w:r w:rsidR="00C4183E">
        <w:rPr>
          <w:rStyle w:val="CommentReference"/>
        </w:rPr>
        <w:commentReference w:id="38"/>
      </w:r>
      <w:r>
        <w:rPr>
          <w:rFonts w:ascii="Times New Roman" w:eastAsia="Times New Roman" w:hAnsi="Times New Roman" w:cs="Times New Roman"/>
          <w:sz w:val="24"/>
          <w:szCs w:val="24"/>
        </w:rPr>
        <w:t xml:space="preserve">, each with 5 replicates per </w:t>
      </w:r>
      <w:r w:rsidR="009743D1">
        <w:rPr>
          <w:rFonts w:ascii="Times New Roman" w:eastAsia="Times New Roman" w:hAnsi="Times New Roman" w:cs="Times New Roman"/>
          <w:sz w:val="24"/>
          <w:szCs w:val="24"/>
        </w:rPr>
        <w:t xml:space="preserve">bioassay </w:t>
      </w:r>
      <w:commentRangeStart w:id="39"/>
      <w:r>
        <w:rPr>
          <w:rFonts w:ascii="Times New Roman" w:eastAsia="Times New Roman" w:hAnsi="Times New Roman" w:cs="Times New Roman"/>
          <w:sz w:val="24"/>
          <w:szCs w:val="24"/>
        </w:rPr>
        <w:t>(Table 1)</w:t>
      </w:r>
      <w:commentRangeEnd w:id="39"/>
      <w:r>
        <w:commentReference w:id="39"/>
      </w:r>
      <w:r>
        <w:rPr>
          <w:rFonts w:ascii="Times New Roman" w:eastAsia="Times New Roman" w:hAnsi="Times New Roman" w:cs="Times New Roman"/>
          <w:sz w:val="24"/>
          <w:szCs w:val="24"/>
        </w:rPr>
        <w:t>. Samples were incubated for 48 h under ambient temperature and irradiance conditions on water tables adjacent to the estuary (</w:t>
      </w:r>
      <w:proofErr w:type="spellStart"/>
      <w:r>
        <w:rPr>
          <w:rFonts w:ascii="Times New Roman" w:eastAsia="Times New Roman" w:hAnsi="Times New Roman" w:cs="Times New Roman"/>
          <w:sz w:val="24"/>
          <w:szCs w:val="24"/>
        </w:rPr>
        <w:t>Lewitus</w:t>
      </w:r>
      <w:proofErr w:type="spellEnd"/>
      <w:r>
        <w:rPr>
          <w:rFonts w:ascii="Times New Roman" w:eastAsia="Times New Roman" w:hAnsi="Times New Roman" w:cs="Times New Roman"/>
          <w:sz w:val="24"/>
          <w:szCs w:val="24"/>
        </w:rPr>
        <w:t xml:space="preserve"> et al., 1998). To prevent light inhibition, samples were covered with two </w:t>
      </w:r>
      <w:r w:rsidR="009743D1">
        <w:rPr>
          <w:rFonts w:ascii="Times New Roman" w:eastAsia="Times New Roman" w:hAnsi="Times New Roman" w:cs="Times New Roman"/>
          <w:sz w:val="24"/>
          <w:szCs w:val="24"/>
        </w:rPr>
        <w:t xml:space="preserve">layers of </w:t>
      </w:r>
      <w:r>
        <w:rPr>
          <w:rFonts w:ascii="Times New Roman" w:eastAsia="Times New Roman" w:hAnsi="Times New Roman" w:cs="Times New Roman"/>
          <w:sz w:val="24"/>
          <w:szCs w:val="24"/>
        </w:rPr>
        <w:t xml:space="preserve">neutral density filters (gray fiberglass screen), reducing the irradiance to </w:t>
      </w:r>
      <w:r w:rsidR="009743D1">
        <w:rPr>
          <w:rFonts w:ascii="Times New Roman" w:eastAsia="Times New Roman" w:hAnsi="Times New Roman" w:cs="Times New Roman"/>
          <w:sz w:val="24"/>
          <w:szCs w:val="24"/>
        </w:rPr>
        <w:t xml:space="preserve">ca. </w:t>
      </w:r>
      <w:r>
        <w:rPr>
          <w:rFonts w:ascii="Times New Roman" w:eastAsia="Times New Roman" w:hAnsi="Times New Roman" w:cs="Times New Roman"/>
          <w:sz w:val="24"/>
          <w:szCs w:val="24"/>
        </w:rPr>
        <w:t xml:space="preserve">40% of solar radiation. Flasks were gently mixed 3-4 times </w:t>
      </w:r>
      <w:r w:rsidR="009743D1">
        <w:rPr>
          <w:rFonts w:ascii="Times New Roman" w:eastAsia="Times New Roman" w:hAnsi="Times New Roman" w:cs="Times New Roman"/>
          <w:sz w:val="24"/>
          <w:szCs w:val="24"/>
        </w:rPr>
        <w:t>daily</w:t>
      </w:r>
      <w:r>
        <w:rPr>
          <w:rFonts w:ascii="Times New Roman" w:eastAsia="Times New Roman" w:hAnsi="Times New Roman" w:cs="Times New Roman"/>
          <w:sz w:val="24"/>
          <w:szCs w:val="24"/>
        </w:rPr>
        <w:t xml:space="preserve"> during </w:t>
      </w:r>
      <w:r w:rsidR="001F5BD6">
        <w:rPr>
          <w:rFonts w:ascii="Times New Roman" w:eastAsia="Times New Roman" w:hAnsi="Times New Roman" w:cs="Times New Roman"/>
          <w:sz w:val="24"/>
          <w:szCs w:val="24"/>
        </w:rPr>
        <w:t>daylight</w:t>
      </w:r>
      <w:r w:rsidR="009743D1">
        <w:rPr>
          <w:rFonts w:ascii="Times New Roman" w:eastAsia="Times New Roman" w:hAnsi="Times New Roman" w:cs="Times New Roman"/>
          <w:sz w:val="24"/>
          <w:szCs w:val="24"/>
        </w:rPr>
        <w:t xml:space="preserve"> hours</w:t>
      </w:r>
      <w:r>
        <w:rPr>
          <w:rFonts w:ascii="Times New Roman" w:eastAsia="Times New Roman" w:hAnsi="Times New Roman" w:cs="Times New Roman"/>
          <w:sz w:val="24"/>
          <w:szCs w:val="24"/>
        </w:rPr>
        <w:t xml:space="preserve">. </w:t>
      </w:r>
    </w:p>
    <w:p w14:paraId="2C800FE6" w14:textId="77777777" w:rsidR="00120A1C"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analyses, phytoplankton biomass (as </w:t>
      </w:r>
      <w:proofErr w:type="spellStart"/>
      <w:r>
        <w:rPr>
          <w:rFonts w:ascii="Times New Roman" w:eastAsia="Times New Roman" w:hAnsi="Times New Roman" w:cs="Times New Roman"/>
          <w:sz w:val="24"/>
          <w:szCs w:val="24"/>
        </w:rPr>
        <w:t>chl</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in µg l</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responses were normalized to the control treatment to calculate percent change using the equation:</w:t>
      </w:r>
    </w:p>
    <w:p w14:paraId="47EEA90B" w14:textId="77777777" w:rsidR="00120A1C" w:rsidRDefault="00000000">
      <w:pPr>
        <w:ind w:firstLine="720"/>
        <w:jc w:val="center"/>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 Change = (</m:t>
          </m:r>
          <m:f>
            <m:fPr>
              <m:ctrlPr>
                <w:rPr>
                  <w:rFonts w:ascii="Times New Roman" w:eastAsia="Times New Roman" w:hAnsi="Times New Roman" w:cs="Times New Roman"/>
                  <w:sz w:val="24"/>
                  <w:szCs w:val="24"/>
                </w:rPr>
              </m:ctrlPr>
            </m:fPr>
            <m:num>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B</m:t>
                  </m:r>
                </m:e>
                <m:sub>
                  <m:r>
                    <w:rPr>
                      <w:rFonts w:ascii="Times New Roman" w:eastAsia="Times New Roman" w:hAnsi="Times New Roman" w:cs="Times New Roman"/>
                      <w:sz w:val="24"/>
                      <w:szCs w:val="24"/>
                    </w:rPr>
                    <m:t>nutrient treatment</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B</m:t>
                  </m:r>
                </m:e>
                <m:sub>
                  <m:r>
                    <w:rPr>
                      <w:rFonts w:ascii="Times New Roman" w:eastAsia="Times New Roman" w:hAnsi="Times New Roman" w:cs="Times New Roman"/>
                      <w:sz w:val="24"/>
                      <w:szCs w:val="24"/>
                    </w:rPr>
                    <m:t>control</m:t>
                  </m:r>
                </m:sub>
              </m:sSub>
            </m:num>
            <m:den>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B</m:t>
                  </m:r>
                </m:e>
                <m:sub>
                  <m:r>
                    <w:rPr>
                      <w:rFonts w:ascii="Times New Roman" w:eastAsia="Times New Roman" w:hAnsi="Times New Roman" w:cs="Times New Roman"/>
                      <w:sz w:val="24"/>
                      <w:szCs w:val="24"/>
                    </w:rPr>
                    <m:t>control</m:t>
                  </m:r>
                </m:sub>
              </m:sSub>
            </m:den>
          </m:f>
          <m:r>
            <w:rPr>
              <w:rFonts w:ascii="Times New Roman" w:eastAsia="Times New Roman" w:hAnsi="Times New Roman" w:cs="Times New Roman"/>
              <w:sz w:val="24"/>
              <w:szCs w:val="24"/>
            </w:rPr>
            <m:t>) × 100</m:t>
          </m:r>
        </m:oMath>
      </m:oMathPara>
    </w:p>
    <w:p w14:paraId="29D7F792" w14:textId="20CC946F"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B</m:t>
            </m:r>
          </m:e>
          <m:sub>
            <m:r>
              <w:rPr>
                <w:rFonts w:ascii="Times New Roman" w:eastAsia="Times New Roman" w:hAnsi="Times New Roman" w:cs="Times New Roman"/>
                <w:sz w:val="24"/>
                <w:szCs w:val="24"/>
              </w:rPr>
              <m:t>nutrient treatment</m:t>
            </m:r>
          </m:sub>
        </m:sSub>
      </m:oMath>
      <w:r>
        <w:rPr>
          <w:rFonts w:ascii="Times New Roman" w:eastAsia="Times New Roman" w:hAnsi="Times New Roman" w:cs="Times New Roman"/>
          <w:sz w:val="24"/>
          <w:szCs w:val="24"/>
        </w:rPr>
        <w:t xml:space="preserve"> is the biomass of the enriched group and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B</m:t>
            </m:r>
          </m:e>
          <m:sub>
            <m:r>
              <w:rPr>
                <w:rFonts w:ascii="Times New Roman" w:eastAsia="Times New Roman" w:hAnsi="Times New Roman" w:cs="Times New Roman"/>
                <w:sz w:val="24"/>
                <w:szCs w:val="24"/>
              </w:rPr>
              <m:t>control</m:t>
            </m:r>
          </m:sub>
        </m:sSub>
      </m:oMath>
      <w:r>
        <w:rPr>
          <w:rFonts w:ascii="Times New Roman" w:eastAsia="Times New Roman" w:hAnsi="Times New Roman" w:cs="Times New Roman"/>
          <w:sz w:val="24"/>
          <w:szCs w:val="24"/>
        </w:rPr>
        <w:t xml:space="preserve"> is the</w:t>
      </w:r>
      <w:r w:rsidR="00D9524A">
        <w:rPr>
          <w:rFonts w:ascii="Times New Roman" w:eastAsia="Times New Roman" w:hAnsi="Times New Roman" w:cs="Times New Roman"/>
          <w:sz w:val="24"/>
          <w:szCs w:val="24"/>
        </w:rPr>
        <w:t xml:space="preserve"> mean</w:t>
      </w:r>
      <w:r>
        <w:rPr>
          <w:rFonts w:ascii="Times New Roman" w:eastAsia="Times New Roman" w:hAnsi="Times New Roman" w:cs="Times New Roman"/>
          <w:sz w:val="24"/>
          <w:szCs w:val="24"/>
        </w:rPr>
        <w:t xml:space="preserve"> biomass of the control group. This was calculated for total biomass as total chl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as well as abundance of 6 different algal groups (i.e. cryptophytes, cyanobacteria, </w:t>
      </w:r>
      <w:r w:rsidR="00C4183E">
        <w:rPr>
          <w:rFonts w:ascii="Times New Roman" w:eastAsia="Times New Roman" w:hAnsi="Times New Roman" w:cs="Times New Roman"/>
          <w:sz w:val="24"/>
          <w:szCs w:val="24"/>
        </w:rPr>
        <w:t>diatoms</w:t>
      </w:r>
      <w:r>
        <w:rPr>
          <w:rFonts w:ascii="Times New Roman" w:eastAsia="Times New Roman" w:hAnsi="Times New Roman" w:cs="Times New Roman"/>
          <w:sz w:val="24"/>
          <w:szCs w:val="24"/>
        </w:rPr>
        <w:t xml:space="preserve">, dinoflagellates, green algae, and haptophytes). </w:t>
      </w:r>
    </w:p>
    <w:p w14:paraId="5D415715" w14:textId="77777777" w:rsidR="00120A1C" w:rsidRDefault="00000000">
      <w:pPr>
        <w:ind w:firstLine="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w:t>
      </w:r>
    </w:p>
    <w:p w14:paraId="2EB69F90"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i/>
          <w:sz w:val="24"/>
          <w:szCs w:val="24"/>
        </w:rPr>
        <w:t>Photopigment Analysis</w:t>
      </w:r>
    </w:p>
    <w:p w14:paraId="2F143679" w14:textId="14C76D27" w:rsidR="00120A1C" w:rsidDel="00994C08" w:rsidRDefault="00120A1C">
      <w:pPr>
        <w:rPr>
          <w:del w:id="40" w:author="Jay Pinckney" w:date="2024-02-25T08:10:00Z"/>
          <w:rFonts w:ascii="Times New Roman" w:eastAsia="Times New Roman" w:hAnsi="Times New Roman" w:cs="Times New Roman"/>
          <w:sz w:val="24"/>
          <w:szCs w:val="24"/>
        </w:rPr>
      </w:pPr>
    </w:p>
    <w:p w14:paraId="42AD4F3F" w14:textId="77777777" w:rsidR="00CC458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Photopigments (</w:t>
      </w:r>
      <w:proofErr w:type="spellStart"/>
      <w:r>
        <w:rPr>
          <w:rFonts w:ascii="Times New Roman" w:eastAsia="Times New Roman" w:hAnsi="Times New Roman" w:cs="Times New Roman"/>
          <w:sz w:val="24"/>
          <w:szCs w:val="24"/>
        </w:rPr>
        <w:t>chl</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and accessory pigments) were analyzed to </w:t>
      </w:r>
      <w:r w:rsidR="00994C08">
        <w:rPr>
          <w:rFonts w:ascii="Times New Roman" w:eastAsia="Times New Roman" w:hAnsi="Times New Roman" w:cs="Times New Roman"/>
          <w:sz w:val="24"/>
          <w:szCs w:val="24"/>
        </w:rPr>
        <w:t xml:space="preserve">estimate phytoplankton </w:t>
      </w:r>
      <w:r>
        <w:rPr>
          <w:rFonts w:ascii="Times New Roman" w:eastAsia="Times New Roman" w:hAnsi="Times New Roman" w:cs="Times New Roman"/>
          <w:sz w:val="24"/>
          <w:szCs w:val="24"/>
        </w:rPr>
        <w:t>biomass and community composition, respectively. Water (100-150 m</w:t>
      </w:r>
      <w:r w:rsidR="00994C08">
        <w:rPr>
          <w:rFonts w:ascii="Times New Roman" w:eastAsia="Times New Roman" w:hAnsi="Times New Roman" w:cs="Times New Roman"/>
          <w:sz w:val="24"/>
          <w:szCs w:val="24"/>
        </w:rPr>
        <w:t>l</w:t>
      </w:r>
      <w:r>
        <w:rPr>
          <w:rFonts w:ascii="Times New Roman" w:eastAsia="Times New Roman" w:hAnsi="Times New Roman" w:cs="Times New Roman"/>
          <w:sz w:val="24"/>
          <w:szCs w:val="24"/>
        </w:rPr>
        <w:t>) was gently vacuum filtered onto glass fiber filters (</w:t>
      </w:r>
      <w:proofErr w:type="spellStart"/>
      <w:r>
        <w:rPr>
          <w:rFonts w:ascii="Times New Roman" w:eastAsia="Times New Roman" w:hAnsi="Times New Roman" w:cs="Times New Roman"/>
          <w:sz w:val="24"/>
          <w:szCs w:val="24"/>
        </w:rPr>
        <w:t>Sterlitech</w:t>
      </w:r>
      <w:proofErr w:type="spellEnd"/>
      <w:r>
        <w:rPr>
          <w:rFonts w:ascii="Times New Roman" w:eastAsia="Times New Roman" w:hAnsi="Times New Roman" w:cs="Times New Roman"/>
          <w:sz w:val="24"/>
          <w:szCs w:val="24"/>
        </w:rPr>
        <w:t xml:space="preserve">, gf/f, 0.7 µm nominal pore size). Filters were stored at -80 ℃ until </w:t>
      </w:r>
      <w:commentRangeStart w:id="41"/>
      <w:r>
        <w:rPr>
          <w:rFonts w:ascii="Times New Roman" w:eastAsia="Times New Roman" w:hAnsi="Times New Roman" w:cs="Times New Roman"/>
          <w:sz w:val="24"/>
          <w:szCs w:val="24"/>
        </w:rPr>
        <w:t xml:space="preserve">lyophilization </w:t>
      </w:r>
      <w:commentRangeEnd w:id="41"/>
      <w:r>
        <w:commentReference w:id="41"/>
      </w:r>
      <w:r>
        <w:rPr>
          <w:rFonts w:ascii="Times New Roman" w:eastAsia="Times New Roman" w:hAnsi="Times New Roman" w:cs="Times New Roman"/>
          <w:sz w:val="24"/>
          <w:szCs w:val="24"/>
        </w:rPr>
        <w:t xml:space="preserve">for ca. 24 hours at -50 ℃, followed by extraction </w:t>
      </w:r>
      <w:r w:rsidR="00994C08">
        <w:rPr>
          <w:rFonts w:ascii="Times New Roman" w:eastAsia="Times New Roman" w:hAnsi="Times New Roman" w:cs="Times New Roman"/>
          <w:sz w:val="24"/>
          <w:szCs w:val="24"/>
        </w:rPr>
        <w:t xml:space="preserve">for 24 hours </w:t>
      </w:r>
      <w:r>
        <w:rPr>
          <w:rFonts w:ascii="Times New Roman" w:eastAsia="Times New Roman" w:hAnsi="Times New Roman" w:cs="Times New Roman"/>
          <w:sz w:val="24"/>
          <w:szCs w:val="24"/>
        </w:rPr>
        <w:t>in 1 ml of 90% acetone and 100 µl carotenal (as synthetic carotenoid β-apo-8′-carotenal</w:t>
      </w:r>
      <w:r w:rsidR="00994C0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internal standard). The extracts were filtered with a 45 µm nylon syringe filter (VWR), and 400 µl of the extract was combined with 100 µl of </w:t>
      </w:r>
      <w:r w:rsidR="00994C08">
        <w:rPr>
          <w:rFonts w:ascii="Times New Roman" w:eastAsia="Times New Roman" w:hAnsi="Times New Roman" w:cs="Times New Roman"/>
          <w:sz w:val="24"/>
          <w:szCs w:val="24"/>
        </w:rPr>
        <w:t xml:space="preserve">1.0 M </w:t>
      </w:r>
      <w:r>
        <w:rPr>
          <w:rFonts w:ascii="Times New Roman" w:eastAsia="Times New Roman" w:hAnsi="Times New Roman" w:cs="Times New Roman"/>
          <w:sz w:val="24"/>
          <w:szCs w:val="24"/>
        </w:rPr>
        <w:t xml:space="preserve">ammonium acetate. Extracts (250 µl) were injected into a Shimadzu </w:t>
      </w:r>
      <w:r w:rsidR="00994C08">
        <w:rPr>
          <w:rFonts w:ascii="Times New Roman" w:eastAsia="Times New Roman" w:hAnsi="Times New Roman" w:cs="Times New Roman"/>
          <w:sz w:val="24"/>
          <w:szCs w:val="24"/>
        </w:rPr>
        <w:t>2050 high performance liquid chromatograph (HPLC). The stationary phase was</w:t>
      </w:r>
      <w:r>
        <w:rPr>
          <w:rFonts w:ascii="Times New Roman" w:eastAsia="Times New Roman" w:hAnsi="Times New Roman" w:cs="Times New Roman"/>
          <w:sz w:val="24"/>
          <w:szCs w:val="24"/>
        </w:rPr>
        <w:t xml:space="preserve"> a monomeric (</w:t>
      </w:r>
      <w:proofErr w:type="spellStart"/>
      <w:r>
        <w:rPr>
          <w:rFonts w:ascii="Times New Roman" w:eastAsia="Times New Roman" w:hAnsi="Times New Roman" w:cs="Times New Roman"/>
          <w:sz w:val="24"/>
          <w:szCs w:val="24"/>
        </w:rPr>
        <w:t>Rainin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Microsorb</w:t>
      </w:r>
      <w:proofErr w:type="spellEnd"/>
      <w:r>
        <w:rPr>
          <w:rFonts w:ascii="Times New Roman" w:eastAsia="Times New Roman" w:hAnsi="Times New Roman" w:cs="Times New Roman"/>
          <w:sz w:val="24"/>
          <w:szCs w:val="24"/>
        </w:rPr>
        <w:t xml:space="preserve">, 0.46 × 1.5 cm, 3 </w:t>
      </w:r>
      <w:proofErr w:type="spellStart"/>
      <w:r>
        <w:rPr>
          <w:rFonts w:ascii="Times New Roman" w:eastAsia="Times New Roman" w:hAnsi="Times New Roman" w:cs="Times New Roman"/>
          <w:sz w:val="24"/>
          <w:szCs w:val="24"/>
        </w:rPr>
        <w:t>μm</w:t>
      </w:r>
      <w:proofErr w:type="spellEnd"/>
      <w:r>
        <w:rPr>
          <w:rFonts w:ascii="Times New Roman" w:eastAsia="Times New Roman" w:hAnsi="Times New Roman" w:cs="Times New Roman"/>
          <w:sz w:val="24"/>
          <w:szCs w:val="24"/>
        </w:rPr>
        <w:t xml:space="preserve"> packing) and a polymeric (Vydac 201TP54, 0.46 × 25 cm, 5 </w:t>
      </w:r>
      <w:proofErr w:type="spellStart"/>
      <w:r>
        <w:rPr>
          <w:rFonts w:ascii="Times New Roman" w:eastAsia="Times New Roman" w:hAnsi="Times New Roman" w:cs="Times New Roman"/>
          <w:sz w:val="24"/>
          <w:szCs w:val="24"/>
        </w:rPr>
        <w:t>μm</w:t>
      </w:r>
      <w:proofErr w:type="spellEnd"/>
      <w:r>
        <w:rPr>
          <w:rFonts w:ascii="Times New Roman" w:eastAsia="Times New Roman" w:hAnsi="Times New Roman" w:cs="Times New Roman"/>
          <w:sz w:val="24"/>
          <w:szCs w:val="24"/>
        </w:rPr>
        <w:t xml:space="preserve"> packing) reverse-phase C18 column in series. The mobile phase consisted of an 80% methanol/20% 0.5 M ammonium acetate solvent and an 80% methanol/20% acetone solvent (Pinckney et al., 1996). Retention time and absorption spectra were compared with standards to identify pigment peaks (DHI, Denmark). </w:t>
      </w:r>
    </w:p>
    <w:p w14:paraId="48C59BE1" w14:textId="4437ACAC" w:rsidR="007D41D2" w:rsidRPr="007D41D2" w:rsidRDefault="007D41D2" w:rsidP="00CC4581">
      <w:pPr>
        <w:ind w:firstLine="720"/>
        <w:rPr>
          <w:rFonts w:ascii="Times New Roman" w:eastAsia="Times New Roman" w:hAnsi="Times New Roman" w:cs="Times New Roman"/>
          <w:sz w:val="24"/>
          <w:szCs w:val="24"/>
          <w:highlight w:val="cyan"/>
        </w:rPr>
      </w:pPr>
      <w:r>
        <w:rPr>
          <w:rFonts w:ascii="Times New Roman" w:eastAsia="Times New Roman" w:hAnsi="Times New Roman" w:cs="Times New Roman"/>
          <w:sz w:val="24"/>
          <w:szCs w:val="24"/>
          <w:highlight w:val="cyan"/>
        </w:rPr>
        <w:t xml:space="preserve">A chemotaxonomic approach </w:t>
      </w:r>
      <w:r w:rsidR="00DD1DC5">
        <w:rPr>
          <w:rFonts w:ascii="Times New Roman" w:eastAsia="Times New Roman" w:hAnsi="Times New Roman" w:cs="Times New Roman"/>
          <w:sz w:val="24"/>
          <w:szCs w:val="24"/>
          <w:highlight w:val="cyan"/>
        </w:rPr>
        <w:t>based on photopigment concentrations</w:t>
      </w:r>
      <w:r w:rsidR="00DD1DC5">
        <w:rPr>
          <w:rFonts w:ascii="Times New Roman" w:eastAsia="Times New Roman" w:hAnsi="Times New Roman" w:cs="Times New Roman"/>
          <w:sz w:val="24"/>
          <w:szCs w:val="24"/>
          <w:highlight w:val="cyan"/>
        </w:rPr>
        <w:t xml:space="preserve"> </w:t>
      </w:r>
      <w:r>
        <w:rPr>
          <w:rFonts w:ascii="Times New Roman" w:eastAsia="Times New Roman" w:hAnsi="Times New Roman" w:cs="Times New Roman"/>
          <w:sz w:val="24"/>
          <w:szCs w:val="24"/>
          <w:highlight w:val="cyan"/>
        </w:rPr>
        <w:t>was</w:t>
      </w:r>
      <w:r w:rsidR="001F3F03">
        <w:rPr>
          <w:rFonts w:ascii="Times New Roman" w:eastAsia="Times New Roman" w:hAnsi="Times New Roman" w:cs="Times New Roman"/>
          <w:sz w:val="24"/>
          <w:szCs w:val="24"/>
          <w:highlight w:val="cyan"/>
        </w:rPr>
        <w:t xml:space="preserve"> then</w:t>
      </w:r>
      <w:r>
        <w:rPr>
          <w:rFonts w:ascii="Times New Roman" w:eastAsia="Times New Roman" w:hAnsi="Times New Roman" w:cs="Times New Roman"/>
          <w:sz w:val="24"/>
          <w:szCs w:val="24"/>
          <w:highlight w:val="cyan"/>
        </w:rPr>
        <w:t xml:space="preserve"> used to determine the abundance of phytoplankton groups. This process use</w:t>
      </w:r>
      <w:r w:rsidR="001F3F03">
        <w:rPr>
          <w:rFonts w:ascii="Times New Roman" w:eastAsia="Times New Roman" w:hAnsi="Times New Roman" w:cs="Times New Roman"/>
          <w:sz w:val="24"/>
          <w:szCs w:val="24"/>
          <w:highlight w:val="cyan"/>
        </w:rPr>
        <w:t>d</w:t>
      </w:r>
      <w:r>
        <w:rPr>
          <w:rFonts w:ascii="Times New Roman" w:eastAsia="Times New Roman" w:hAnsi="Times New Roman" w:cs="Times New Roman"/>
          <w:sz w:val="24"/>
          <w:szCs w:val="24"/>
          <w:highlight w:val="cyan"/>
        </w:rPr>
        <w:t xml:space="preserve"> a starting matrix of </w:t>
      </w:r>
      <w:proofErr w:type="spellStart"/>
      <w:proofErr w:type="gramStart"/>
      <w:r>
        <w:rPr>
          <w:rFonts w:ascii="Times New Roman" w:eastAsia="Times New Roman" w:hAnsi="Times New Roman" w:cs="Times New Roman"/>
          <w:sz w:val="24"/>
          <w:szCs w:val="24"/>
          <w:highlight w:val="cyan"/>
        </w:rPr>
        <w:t>photopigment:chl</w:t>
      </w:r>
      <w:proofErr w:type="spellEnd"/>
      <w:proofErr w:type="gramEnd"/>
      <w:r>
        <w:rPr>
          <w:rFonts w:ascii="Times New Roman" w:eastAsia="Times New Roman" w:hAnsi="Times New Roman" w:cs="Times New Roman"/>
          <w:sz w:val="24"/>
          <w:szCs w:val="24"/>
          <w:highlight w:val="cyan"/>
        </w:rPr>
        <w:t xml:space="preserve"> </w:t>
      </w:r>
      <w:r>
        <w:rPr>
          <w:rFonts w:ascii="Times New Roman" w:eastAsia="Times New Roman" w:hAnsi="Times New Roman" w:cs="Times New Roman"/>
          <w:i/>
          <w:iCs/>
          <w:sz w:val="24"/>
          <w:szCs w:val="24"/>
          <w:highlight w:val="cyan"/>
        </w:rPr>
        <w:t>a</w:t>
      </w:r>
      <w:r>
        <w:rPr>
          <w:rFonts w:ascii="Times New Roman" w:eastAsia="Times New Roman" w:hAnsi="Times New Roman" w:cs="Times New Roman"/>
          <w:sz w:val="24"/>
          <w:szCs w:val="24"/>
          <w:highlight w:val="cyan"/>
        </w:rPr>
        <w:t xml:space="preserve"> ratios for different taxa </w:t>
      </w:r>
      <w:r w:rsidR="001F3F03">
        <w:rPr>
          <w:rFonts w:ascii="Times New Roman" w:eastAsia="Times New Roman" w:hAnsi="Times New Roman" w:cs="Times New Roman"/>
          <w:sz w:val="24"/>
          <w:szCs w:val="24"/>
          <w:highlight w:val="cyan"/>
        </w:rPr>
        <w:t xml:space="preserve">based on presence or absence of the pigment in that phytoplankton group, </w:t>
      </w:r>
      <w:r>
        <w:rPr>
          <w:rFonts w:ascii="Times New Roman" w:eastAsia="Times New Roman" w:hAnsi="Times New Roman" w:cs="Times New Roman"/>
          <w:sz w:val="24"/>
          <w:szCs w:val="24"/>
          <w:highlight w:val="cyan"/>
        </w:rPr>
        <w:t>with maximum and minimum constraints</w:t>
      </w:r>
      <w:r w:rsidR="00DD1DC5">
        <w:rPr>
          <w:rFonts w:ascii="Times New Roman" w:eastAsia="Times New Roman" w:hAnsi="Times New Roman" w:cs="Times New Roman"/>
          <w:sz w:val="24"/>
          <w:szCs w:val="24"/>
          <w:highlight w:val="cyan"/>
        </w:rPr>
        <w:t>, all</w:t>
      </w:r>
      <w:r>
        <w:rPr>
          <w:rFonts w:ascii="Times New Roman" w:eastAsia="Times New Roman" w:hAnsi="Times New Roman" w:cs="Times New Roman"/>
          <w:sz w:val="24"/>
          <w:szCs w:val="24"/>
          <w:highlight w:val="cyan"/>
        </w:rPr>
        <w:t xml:space="preserve"> derived from literature</w:t>
      </w:r>
      <w:r w:rsidR="00DD1DC5">
        <w:rPr>
          <w:rFonts w:ascii="Times New Roman" w:eastAsia="Times New Roman" w:hAnsi="Times New Roman" w:cs="Times New Roman"/>
          <w:sz w:val="24"/>
          <w:szCs w:val="24"/>
          <w:highlight w:val="cyan"/>
        </w:rPr>
        <w:t xml:space="preserve"> </w:t>
      </w:r>
      <w:r w:rsidR="00DD1DC5">
        <w:rPr>
          <w:rFonts w:ascii="Times New Roman" w:eastAsia="Times New Roman" w:hAnsi="Times New Roman" w:cs="Times New Roman"/>
          <w:sz w:val="24"/>
          <w:szCs w:val="24"/>
          <w:highlight w:val="cyan"/>
        </w:rPr>
        <w:t>(Hayward et al., 2023)</w:t>
      </w:r>
      <w:r>
        <w:rPr>
          <w:rFonts w:ascii="Times New Roman" w:eastAsia="Times New Roman" w:hAnsi="Times New Roman" w:cs="Times New Roman"/>
          <w:sz w:val="24"/>
          <w:szCs w:val="24"/>
          <w:highlight w:val="cyan"/>
        </w:rPr>
        <w:t xml:space="preserve">. The matrix </w:t>
      </w:r>
      <w:r w:rsidR="001F3F03">
        <w:rPr>
          <w:rFonts w:ascii="Times New Roman" w:eastAsia="Times New Roman" w:hAnsi="Times New Roman" w:cs="Times New Roman"/>
          <w:sz w:val="24"/>
          <w:szCs w:val="24"/>
          <w:highlight w:val="cyan"/>
        </w:rPr>
        <w:t>wa</w:t>
      </w:r>
      <w:r>
        <w:rPr>
          <w:rFonts w:ascii="Times New Roman" w:eastAsia="Times New Roman" w:hAnsi="Times New Roman" w:cs="Times New Roman"/>
          <w:sz w:val="24"/>
          <w:szCs w:val="24"/>
          <w:highlight w:val="cyan"/>
        </w:rPr>
        <w:t xml:space="preserve">s then “perfected” </w:t>
      </w:r>
      <w:r w:rsidR="00DD1DC5">
        <w:rPr>
          <w:rFonts w:ascii="Times New Roman" w:eastAsia="Times New Roman" w:hAnsi="Times New Roman" w:cs="Times New Roman"/>
          <w:sz w:val="24"/>
          <w:szCs w:val="24"/>
          <w:highlight w:val="cyan"/>
        </w:rPr>
        <w:t>by generating many possibilities through</w:t>
      </w:r>
      <w:r w:rsidR="001F3F03">
        <w:rPr>
          <w:rFonts w:ascii="Times New Roman" w:eastAsia="Times New Roman" w:hAnsi="Times New Roman" w:cs="Times New Roman"/>
          <w:sz w:val="24"/>
          <w:szCs w:val="24"/>
          <w:highlight w:val="cyan"/>
        </w:rPr>
        <w:t xml:space="preserve"> simulated annealing</w:t>
      </w:r>
      <w:r w:rsidR="00DD1DC5">
        <w:rPr>
          <w:rFonts w:ascii="Times New Roman" w:eastAsia="Times New Roman" w:hAnsi="Times New Roman" w:cs="Times New Roman"/>
          <w:sz w:val="24"/>
          <w:szCs w:val="24"/>
          <w:highlight w:val="cyan"/>
        </w:rPr>
        <w:t>, paired with</w:t>
      </w:r>
      <w:r w:rsidR="001F3F03">
        <w:rPr>
          <w:rFonts w:ascii="Times New Roman" w:eastAsia="Times New Roman" w:hAnsi="Times New Roman" w:cs="Times New Roman"/>
          <w:sz w:val="24"/>
          <w:szCs w:val="24"/>
          <w:highlight w:val="cyan"/>
        </w:rPr>
        <w:t xml:space="preserve"> </w:t>
      </w:r>
      <w:r>
        <w:rPr>
          <w:rFonts w:ascii="Times New Roman" w:eastAsia="Times New Roman" w:hAnsi="Times New Roman" w:cs="Times New Roman"/>
          <w:sz w:val="24"/>
          <w:szCs w:val="24"/>
          <w:highlight w:val="cyan"/>
        </w:rPr>
        <w:t>alternating least squares or steepest descent algorithms</w:t>
      </w:r>
      <w:r w:rsidR="001F3F03">
        <w:rPr>
          <w:rFonts w:ascii="Times New Roman" w:eastAsia="Times New Roman" w:hAnsi="Times New Roman" w:cs="Times New Roman"/>
          <w:sz w:val="24"/>
          <w:szCs w:val="24"/>
          <w:highlight w:val="cyan"/>
        </w:rPr>
        <w:t xml:space="preserve"> to </w:t>
      </w:r>
      <w:r w:rsidR="00DD1DC5">
        <w:rPr>
          <w:rFonts w:ascii="Times New Roman" w:eastAsia="Times New Roman" w:hAnsi="Times New Roman" w:cs="Times New Roman"/>
          <w:sz w:val="24"/>
          <w:szCs w:val="24"/>
          <w:highlight w:val="cyan"/>
        </w:rPr>
        <w:t>find the matrix with lowest error</w:t>
      </w:r>
      <w:r w:rsidR="001F3F03">
        <w:rPr>
          <w:rFonts w:ascii="Times New Roman" w:eastAsia="Times New Roman" w:hAnsi="Times New Roman" w:cs="Times New Roman"/>
          <w:sz w:val="24"/>
          <w:szCs w:val="24"/>
          <w:highlight w:val="cyan"/>
        </w:rPr>
        <w:t>. The</w:t>
      </w:r>
      <w:r>
        <w:rPr>
          <w:rFonts w:ascii="Times New Roman" w:eastAsia="Times New Roman" w:hAnsi="Times New Roman" w:cs="Times New Roman"/>
          <w:sz w:val="24"/>
          <w:szCs w:val="24"/>
          <w:highlight w:val="cyan"/>
        </w:rPr>
        <w:t xml:space="preserve"> “best fit” matrix </w:t>
      </w:r>
      <w:r w:rsidR="001F3F03">
        <w:rPr>
          <w:rFonts w:ascii="Times New Roman" w:eastAsia="Times New Roman" w:hAnsi="Times New Roman" w:cs="Times New Roman"/>
          <w:sz w:val="24"/>
          <w:szCs w:val="24"/>
          <w:highlight w:val="cyan"/>
        </w:rPr>
        <w:t>wa</w:t>
      </w:r>
      <w:r>
        <w:rPr>
          <w:rFonts w:ascii="Times New Roman" w:eastAsia="Times New Roman" w:hAnsi="Times New Roman" w:cs="Times New Roman"/>
          <w:sz w:val="24"/>
          <w:szCs w:val="24"/>
          <w:highlight w:val="cyan"/>
        </w:rPr>
        <w:t xml:space="preserve">s then multiplied by photopigment concentrations determined via HPLC to calculate the abundance (as </w:t>
      </w:r>
      <w:proofErr w:type="spellStart"/>
      <w:r>
        <w:rPr>
          <w:rFonts w:ascii="Times New Roman" w:eastAsia="Times New Roman" w:hAnsi="Times New Roman" w:cs="Times New Roman"/>
          <w:sz w:val="24"/>
          <w:szCs w:val="24"/>
          <w:highlight w:val="cyan"/>
        </w:rPr>
        <w:t>chl</w:t>
      </w:r>
      <w:proofErr w:type="spellEnd"/>
      <w:r>
        <w:rPr>
          <w:rFonts w:ascii="Times New Roman" w:eastAsia="Times New Roman" w:hAnsi="Times New Roman" w:cs="Times New Roman"/>
          <w:sz w:val="24"/>
          <w:szCs w:val="24"/>
          <w:highlight w:val="cyan"/>
        </w:rPr>
        <w:t xml:space="preserve"> </w:t>
      </w:r>
      <w:r>
        <w:rPr>
          <w:rFonts w:ascii="Times New Roman" w:eastAsia="Times New Roman" w:hAnsi="Times New Roman" w:cs="Times New Roman"/>
          <w:i/>
          <w:iCs/>
          <w:sz w:val="24"/>
          <w:szCs w:val="24"/>
          <w:highlight w:val="cyan"/>
        </w:rPr>
        <w:t>a</w:t>
      </w:r>
      <w:r>
        <w:rPr>
          <w:rFonts w:ascii="Times New Roman" w:eastAsia="Times New Roman" w:hAnsi="Times New Roman" w:cs="Times New Roman"/>
          <w:sz w:val="24"/>
          <w:szCs w:val="24"/>
          <w:highlight w:val="cyan"/>
        </w:rPr>
        <w:t xml:space="preserve">) of each phytoplankton group. This was performed using the </w:t>
      </w:r>
      <w:proofErr w:type="spellStart"/>
      <w:r>
        <w:rPr>
          <w:rFonts w:ascii="Times New Roman" w:eastAsia="Times New Roman" w:hAnsi="Times New Roman" w:cs="Times New Roman"/>
          <w:i/>
          <w:iCs/>
          <w:sz w:val="24"/>
          <w:szCs w:val="24"/>
          <w:highlight w:val="cyan"/>
        </w:rPr>
        <w:t>phytoclass</w:t>
      </w:r>
      <w:proofErr w:type="spellEnd"/>
      <w:r>
        <w:rPr>
          <w:rFonts w:ascii="Times New Roman" w:eastAsia="Times New Roman" w:hAnsi="Times New Roman" w:cs="Times New Roman"/>
          <w:sz w:val="24"/>
          <w:szCs w:val="24"/>
          <w:highlight w:val="cyan"/>
        </w:rPr>
        <w:t xml:space="preserve"> package in R </w:t>
      </w:r>
      <w:r>
        <w:rPr>
          <w:rFonts w:ascii="Times New Roman" w:eastAsia="Times New Roman" w:hAnsi="Times New Roman" w:cs="Times New Roman"/>
          <w:sz w:val="24"/>
          <w:szCs w:val="24"/>
          <w:highlight w:val="cyan"/>
        </w:rPr>
        <w:t>(Hayw</w:t>
      </w:r>
      <w:r w:rsidR="001F3F03">
        <w:rPr>
          <w:rFonts w:ascii="Times New Roman" w:eastAsia="Times New Roman" w:hAnsi="Times New Roman" w:cs="Times New Roman"/>
          <w:sz w:val="24"/>
          <w:szCs w:val="24"/>
          <w:highlight w:val="cyan"/>
        </w:rPr>
        <w:t>ar</w:t>
      </w:r>
      <w:r>
        <w:rPr>
          <w:rFonts w:ascii="Times New Roman" w:eastAsia="Times New Roman" w:hAnsi="Times New Roman" w:cs="Times New Roman"/>
          <w:sz w:val="24"/>
          <w:szCs w:val="24"/>
          <w:highlight w:val="cyan"/>
        </w:rPr>
        <w:t>d et al., 2023).</w:t>
      </w:r>
    </w:p>
    <w:p w14:paraId="39994DBC" w14:textId="77777777" w:rsidR="00120A1C" w:rsidRDefault="00120A1C">
      <w:pPr>
        <w:rPr>
          <w:rFonts w:ascii="Times New Roman" w:eastAsia="Times New Roman" w:hAnsi="Times New Roman" w:cs="Times New Roman"/>
          <w:sz w:val="24"/>
          <w:szCs w:val="24"/>
          <w:highlight w:val="cyan"/>
        </w:rPr>
      </w:pPr>
    </w:p>
    <w:p w14:paraId="4947E7C2" w14:textId="77777777" w:rsidR="00120A1C" w:rsidRDefault="0000000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Nutrient Analysis</w:t>
      </w:r>
    </w:p>
    <w:p w14:paraId="6692DBBC" w14:textId="77777777" w:rsidR="00120A1C" w:rsidRDefault="00120A1C">
      <w:pPr>
        <w:rPr>
          <w:rFonts w:ascii="Times New Roman" w:eastAsia="Times New Roman" w:hAnsi="Times New Roman" w:cs="Times New Roman"/>
          <w:sz w:val="24"/>
          <w:szCs w:val="24"/>
        </w:rPr>
      </w:pPr>
    </w:p>
    <w:p w14:paraId="2B04A878" w14:textId="464E9EEA"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Nutrient concentrations were measured at T0 and the end of the 48 h incubations. Composite samples were made for each treatment group by combining 50 mL from each replicate. Composites were filtered with a 0.45 um filter (</w:t>
      </w:r>
      <w:commentRangeStart w:id="42"/>
      <w:r>
        <w:rPr>
          <w:rFonts w:ascii="Times New Roman" w:eastAsia="Times New Roman" w:hAnsi="Times New Roman" w:cs="Times New Roman"/>
          <w:sz w:val="24"/>
          <w:szCs w:val="24"/>
        </w:rPr>
        <w:t>Nylon VWR</w:t>
      </w:r>
      <w:commentRangeEnd w:id="42"/>
      <w:r w:rsidR="00CD5343">
        <w:rPr>
          <w:rStyle w:val="CommentReference"/>
        </w:rPr>
        <w:commentReference w:id="42"/>
      </w:r>
      <w:r w:rsidR="000727FE">
        <w:rPr>
          <w:rFonts w:ascii="Times New Roman" w:eastAsia="Times New Roman" w:hAnsi="Times New Roman" w:cs="Times New Roman"/>
          <w:sz w:val="24"/>
          <w:szCs w:val="24"/>
        </w:rPr>
        <w:t>, cat. 76308-700</w:t>
      </w:r>
      <w:r>
        <w:rPr>
          <w:rFonts w:ascii="Times New Roman" w:eastAsia="Times New Roman" w:hAnsi="Times New Roman" w:cs="Times New Roman"/>
          <w:sz w:val="24"/>
          <w:szCs w:val="24"/>
        </w:rPr>
        <w:t>) and stored at -20 ℃ until analysis. A Seal Analytical nutrient AutoAnalyzer3 was used to analyze samples for nitrate (NO</w:t>
      </w:r>
      <w:r>
        <w:rPr>
          <w:rFonts w:ascii="Times New Roman" w:eastAsia="Times New Roman" w:hAnsi="Times New Roman" w:cs="Times New Roman"/>
          <w:sz w:val="24"/>
          <w:szCs w:val="24"/>
          <w:vertAlign w:val="subscript"/>
        </w:rPr>
        <w:t>3</w:t>
      </w:r>
      <w:r w:rsidR="00FB3681" w:rsidRPr="000727FE">
        <w:rPr>
          <w:rFonts w:ascii="Times New Roman" w:eastAsia="Times New Roman" w:hAnsi="Times New Roman" w:cs="Times New Roman"/>
          <w:sz w:val="24"/>
          <w:szCs w:val="24"/>
          <w:vertAlign w:val="superscript"/>
        </w:rPr>
        <w:t>-</w:t>
      </w:r>
      <w:r>
        <w:rPr>
          <w:rFonts w:ascii="Times New Roman" w:eastAsia="Times New Roman" w:hAnsi="Times New Roman" w:cs="Times New Roman"/>
          <w:sz w:val="24"/>
          <w:szCs w:val="24"/>
        </w:rPr>
        <w:t>), orthophosphate (PO</w:t>
      </w:r>
      <w:r>
        <w:rPr>
          <w:rFonts w:ascii="Times New Roman" w:eastAsia="Times New Roman" w:hAnsi="Times New Roman" w:cs="Times New Roman"/>
          <w:sz w:val="24"/>
          <w:szCs w:val="24"/>
          <w:vertAlign w:val="subscript"/>
        </w:rPr>
        <w:t>4</w:t>
      </w:r>
      <w:r w:rsidR="00FB3681" w:rsidRPr="000727FE">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ammonium (NH</w:t>
      </w:r>
      <w:r>
        <w:rPr>
          <w:rFonts w:ascii="Times New Roman" w:eastAsia="Times New Roman" w:hAnsi="Times New Roman" w:cs="Times New Roman"/>
          <w:sz w:val="24"/>
          <w:szCs w:val="24"/>
          <w:vertAlign w:val="subscript"/>
        </w:rPr>
        <w:t>4</w:t>
      </w:r>
      <w:r w:rsidR="00FB3681" w:rsidRPr="000727FE">
        <w:rPr>
          <w:rFonts w:ascii="Times New Roman" w:eastAsia="Times New Roman" w:hAnsi="Times New Roman" w:cs="Times New Roman"/>
          <w:sz w:val="24"/>
          <w:szCs w:val="24"/>
          <w:vertAlign w:val="superscript"/>
        </w:rPr>
        <w:t>+</w:t>
      </w:r>
      <w:r>
        <w:rPr>
          <w:rFonts w:ascii="Times New Roman" w:eastAsia="Times New Roman" w:hAnsi="Times New Roman" w:cs="Times New Roman"/>
          <w:sz w:val="24"/>
          <w:szCs w:val="24"/>
        </w:rPr>
        <w:t>), and nitrite (NO</w:t>
      </w:r>
      <w:r>
        <w:rPr>
          <w:rFonts w:ascii="Times New Roman" w:eastAsia="Times New Roman" w:hAnsi="Times New Roman" w:cs="Times New Roman"/>
          <w:sz w:val="24"/>
          <w:szCs w:val="24"/>
          <w:vertAlign w:val="subscript"/>
        </w:rPr>
        <w:t>2</w:t>
      </w:r>
      <w:r w:rsidR="00FB3681" w:rsidRPr="000727FE">
        <w:rPr>
          <w:rFonts w:ascii="Times New Roman" w:eastAsia="Times New Roman" w:hAnsi="Times New Roman" w:cs="Times New Roman"/>
          <w:sz w:val="24"/>
          <w:szCs w:val="24"/>
          <w:vertAlign w:val="superscript"/>
        </w:rPr>
        <w:t>-</w:t>
      </w:r>
      <w:r>
        <w:rPr>
          <w:rFonts w:ascii="Times New Roman" w:eastAsia="Times New Roman" w:hAnsi="Times New Roman" w:cs="Times New Roman"/>
          <w:sz w:val="24"/>
          <w:szCs w:val="24"/>
        </w:rPr>
        <w:t>) following Grasshoff et al (1999).</w:t>
      </w:r>
    </w:p>
    <w:p w14:paraId="6CBFD005" w14:textId="77777777" w:rsidR="00120A1C" w:rsidRDefault="00120A1C">
      <w:pPr>
        <w:rPr>
          <w:rFonts w:ascii="Times New Roman" w:eastAsia="Times New Roman" w:hAnsi="Times New Roman" w:cs="Times New Roman"/>
          <w:sz w:val="24"/>
          <w:szCs w:val="24"/>
          <w:highlight w:val="cyan"/>
        </w:rPr>
      </w:pPr>
    </w:p>
    <w:p w14:paraId="159C3426"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i/>
          <w:sz w:val="24"/>
          <w:szCs w:val="24"/>
        </w:rPr>
        <w:t>Statistical Analysis</w:t>
      </w:r>
    </w:p>
    <w:p w14:paraId="248951AD" w14:textId="3535A829" w:rsidR="00120A1C" w:rsidDel="005A18FF" w:rsidRDefault="00120A1C">
      <w:pPr>
        <w:rPr>
          <w:del w:id="43" w:author="Jay Pinckney" w:date="2024-02-25T08:17:00Z"/>
          <w:rFonts w:ascii="Times New Roman" w:eastAsia="Times New Roman" w:hAnsi="Times New Roman" w:cs="Times New Roman"/>
          <w:sz w:val="24"/>
          <w:szCs w:val="24"/>
        </w:rPr>
      </w:pPr>
    </w:p>
    <w:p w14:paraId="430F1258" w14:textId="39A9DC4E" w:rsidR="00120A1C"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one-way Analysis of Variance (ANOVA) with treatment group as the factor and the percent change in </w:t>
      </w:r>
      <w:r w:rsidR="003A5BAE">
        <w:rPr>
          <w:rFonts w:ascii="Times New Roman" w:eastAsia="Times New Roman" w:hAnsi="Times New Roman" w:cs="Times New Roman"/>
          <w:sz w:val="24"/>
          <w:szCs w:val="24"/>
        </w:rPr>
        <w:t xml:space="preserve">total </w:t>
      </w:r>
      <w:proofErr w:type="spellStart"/>
      <w:r w:rsidR="003A5BAE">
        <w:rPr>
          <w:rFonts w:ascii="Times New Roman" w:eastAsia="Times New Roman" w:hAnsi="Times New Roman" w:cs="Times New Roman"/>
          <w:sz w:val="24"/>
          <w:szCs w:val="24"/>
        </w:rPr>
        <w:t>chl</w:t>
      </w:r>
      <w:proofErr w:type="spellEnd"/>
      <w:r w:rsidR="003A5BAE">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from the control as the dependent variable was used to determine nutrient limitation status across the growing season. An REGW</w:t>
      </w:r>
      <w:r w:rsidR="003A5BAE">
        <w:rPr>
          <w:rFonts w:ascii="Times New Roman" w:eastAsia="Times New Roman" w:hAnsi="Times New Roman" w:cs="Times New Roman"/>
          <w:sz w:val="24"/>
          <w:szCs w:val="24"/>
        </w:rPr>
        <w:t>F</w:t>
      </w:r>
      <w:r>
        <w:rPr>
          <w:rFonts w:ascii="Times New Roman" w:eastAsia="Times New Roman" w:hAnsi="Times New Roman" w:cs="Times New Roman"/>
          <w:sz w:val="24"/>
          <w:szCs w:val="24"/>
        </w:rPr>
        <w:t xml:space="preserve"> test was used for </w:t>
      </w:r>
      <w:r>
        <w:rPr>
          <w:rFonts w:ascii="Times New Roman" w:eastAsia="Times New Roman" w:hAnsi="Times New Roman" w:cs="Times New Roman"/>
          <w:i/>
          <w:sz w:val="24"/>
          <w:szCs w:val="24"/>
        </w:rPr>
        <w:t xml:space="preserve">post hoc </w:t>
      </w:r>
      <w:r>
        <w:rPr>
          <w:rFonts w:ascii="Times New Roman" w:eastAsia="Times New Roman" w:hAnsi="Times New Roman" w:cs="Times New Roman"/>
          <w:sz w:val="24"/>
          <w:szCs w:val="24"/>
        </w:rPr>
        <w:t xml:space="preserve">comparisons of </w:t>
      </w:r>
      <w:commentRangeStart w:id="44"/>
      <w:r>
        <w:rPr>
          <w:rFonts w:ascii="Times New Roman" w:eastAsia="Times New Roman" w:hAnsi="Times New Roman" w:cs="Times New Roman"/>
          <w:sz w:val="24"/>
          <w:szCs w:val="24"/>
        </w:rPr>
        <w:t>means</w:t>
      </w:r>
      <w:commentRangeEnd w:id="44"/>
      <w:r w:rsidR="003A5BAE">
        <w:rPr>
          <w:rStyle w:val="CommentReference"/>
        </w:rPr>
        <w:commentReference w:id="44"/>
      </w:r>
      <w:r>
        <w:rPr>
          <w:rFonts w:ascii="Times New Roman" w:eastAsia="Times New Roman" w:hAnsi="Times New Roman" w:cs="Times New Roman"/>
          <w:sz w:val="24"/>
          <w:szCs w:val="24"/>
        </w:rPr>
        <w:t xml:space="preserve">. To determine nutrient limitation status for individual bioassays, we used one-way ANOVAs with treatment group as the factor and </w:t>
      </w:r>
      <m:oMath>
        <m:r>
          <w:rPr>
            <w:rFonts w:ascii="Times New Roman" w:eastAsia="Times New Roman" w:hAnsi="Times New Roman" w:cs="Times New Roman"/>
            <w:sz w:val="24"/>
            <w:szCs w:val="24"/>
          </w:rPr>
          <m:t xml:space="preserve">ln(total </m:t>
        </m:r>
        <m:r>
          <w:rPr>
            <w:rFonts w:ascii="Cambria Math" w:eastAsia="Times New Roman" w:hAnsi="Times New Roman" w:cs="Times New Roman"/>
            <w:sz w:val="24"/>
            <w:szCs w:val="24"/>
          </w:rPr>
          <m:t>c</m:t>
        </m:r>
        <m:r>
          <w:rPr>
            <w:rFonts w:ascii="Times New Roman" w:eastAsia="Times New Roman" w:hAnsi="Times New Roman" w:cs="Times New Roman"/>
            <w:sz w:val="24"/>
            <w:szCs w:val="24"/>
          </w:rPr>
          <m:t>hl a)</m:t>
        </m:r>
      </m:oMath>
      <w:r>
        <w:rPr>
          <w:rFonts w:ascii="Times New Roman" w:eastAsia="Times New Roman" w:hAnsi="Times New Roman" w:cs="Times New Roman"/>
          <w:sz w:val="24"/>
          <w:szCs w:val="24"/>
        </w:rPr>
        <w:t xml:space="preserve"> as the dependent variable. Games-Howell tests were used for </w:t>
      </w:r>
      <w:r>
        <w:rPr>
          <w:rFonts w:ascii="Times New Roman" w:eastAsia="Times New Roman" w:hAnsi="Times New Roman" w:cs="Times New Roman"/>
          <w:i/>
          <w:sz w:val="24"/>
          <w:szCs w:val="24"/>
        </w:rPr>
        <w:t xml:space="preserve">post hoc </w:t>
      </w:r>
      <w:r>
        <w:rPr>
          <w:rFonts w:ascii="Times New Roman" w:eastAsia="Times New Roman" w:hAnsi="Times New Roman" w:cs="Times New Roman"/>
          <w:sz w:val="24"/>
          <w:szCs w:val="24"/>
        </w:rPr>
        <w:t xml:space="preserve">comparisons of means. Community composition was analyzed using a randomized complete blocks design two-way MANOVA, where bioassay date was the blocking factor, taxonomic group was the </w:t>
      </w:r>
      <w:r w:rsidR="00B140F2">
        <w:rPr>
          <w:rFonts w:ascii="Times New Roman" w:eastAsia="Times New Roman" w:hAnsi="Times New Roman" w:cs="Times New Roman"/>
          <w:sz w:val="24"/>
          <w:szCs w:val="24"/>
        </w:rPr>
        <w:t xml:space="preserve">main </w:t>
      </w:r>
      <w:r>
        <w:rPr>
          <w:rFonts w:ascii="Times New Roman" w:eastAsia="Times New Roman" w:hAnsi="Times New Roman" w:cs="Times New Roman"/>
          <w:sz w:val="24"/>
          <w:szCs w:val="24"/>
        </w:rPr>
        <w:t xml:space="preserve">factor, and abundance of taxonomic groups </w:t>
      </w:r>
      <w:r w:rsidR="00B140F2">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the dependent variable</w:t>
      </w:r>
      <w:r w:rsidR="00B140F2">
        <w:rPr>
          <w:rFonts w:ascii="Times New Roman" w:eastAsia="Times New Roman" w:hAnsi="Times New Roman" w:cs="Times New Roman"/>
          <w:sz w:val="24"/>
          <w:szCs w:val="24"/>
        </w:rPr>
        <w:t>s</w:t>
      </w:r>
      <w:r>
        <w:rPr>
          <w:rFonts w:ascii="Times New Roman" w:eastAsia="Times New Roman" w:hAnsi="Times New Roman" w:cs="Times New Roman"/>
          <w:sz w:val="24"/>
          <w:szCs w:val="24"/>
        </w:rPr>
        <w:t>. Discriminant analysis was used to predict treatment group membership based on abundance of taxonomic groups. One-way ANOVAs with treatment group as the factor and the percent change in abundance from the control as the dependent variable was used to determine response of individual taxonomic groups to nutrient enrichment. REGW</w:t>
      </w:r>
      <w:r w:rsidR="00B140F2">
        <w:rPr>
          <w:rFonts w:ascii="Times New Roman" w:eastAsia="Times New Roman" w:hAnsi="Times New Roman" w:cs="Times New Roman"/>
          <w:sz w:val="24"/>
          <w:szCs w:val="24"/>
        </w:rPr>
        <w:t>F</w:t>
      </w:r>
      <w:r>
        <w:rPr>
          <w:rFonts w:ascii="Times New Roman" w:eastAsia="Times New Roman" w:hAnsi="Times New Roman" w:cs="Times New Roman"/>
          <w:sz w:val="24"/>
          <w:szCs w:val="24"/>
        </w:rPr>
        <w:t xml:space="preserve"> tests were used for </w:t>
      </w:r>
      <w:r>
        <w:rPr>
          <w:rFonts w:ascii="Times New Roman" w:eastAsia="Times New Roman" w:hAnsi="Times New Roman" w:cs="Times New Roman"/>
          <w:i/>
          <w:sz w:val="24"/>
          <w:szCs w:val="24"/>
        </w:rPr>
        <w:t xml:space="preserve">post hoc </w:t>
      </w:r>
      <w:r>
        <w:rPr>
          <w:rFonts w:ascii="Times New Roman" w:eastAsia="Times New Roman" w:hAnsi="Times New Roman" w:cs="Times New Roman"/>
          <w:sz w:val="24"/>
          <w:szCs w:val="24"/>
        </w:rPr>
        <w:t xml:space="preserve">comparisons of means. One-way ANOVAs with treatment group as the factor and </w:t>
      </w:r>
      <w:proofErr w:type="spellStart"/>
      <w:r>
        <w:rPr>
          <w:rFonts w:ascii="Times New Roman" w:eastAsia="Times New Roman" w:hAnsi="Times New Roman" w:cs="Times New Roman"/>
          <w:sz w:val="24"/>
          <w:szCs w:val="24"/>
        </w:rPr>
        <w:t>Fv</w:t>
      </w:r>
      <w:proofErr w:type="spellEnd"/>
      <w:r>
        <w:rPr>
          <w:rFonts w:ascii="Times New Roman" w:eastAsia="Times New Roman" w:hAnsi="Times New Roman" w:cs="Times New Roman"/>
          <w:sz w:val="24"/>
          <w:szCs w:val="24"/>
        </w:rPr>
        <w:t>/Fm as the dependent variable were performed for each of the June, July, and September bioassays. REGW</w:t>
      </w:r>
      <w:r w:rsidR="00B140F2">
        <w:rPr>
          <w:rFonts w:ascii="Times New Roman" w:eastAsia="Times New Roman" w:hAnsi="Times New Roman" w:cs="Times New Roman"/>
          <w:sz w:val="24"/>
          <w:szCs w:val="24"/>
        </w:rPr>
        <w:t>F</w:t>
      </w:r>
      <w:r>
        <w:rPr>
          <w:rFonts w:ascii="Times New Roman" w:eastAsia="Times New Roman" w:hAnsi="Times New Roman" w:cs="Times New Roman"/>
          <w:sz w:val="24"/>
          <w:szCs w:val="24"/>
        </w:rPr>
        <w:t xml:space="preserve"> tests were used for </w:t>
      </w:r>
      <w:r>
        <w:rPr>
          <w:rFonts w:ascii="Times New Roman" w:eastAsia="Times New Roman" w:hAnsi="Times New Roman" w:cs="Times New Roman"/>
          <w:i/>
          <w:sz w:val="24"/>
          <w:szCs w:val="24"/>
        </w:rPr>
        <w:t xml:space="preserve">post hoc </w:t>
      </w:r>
      <w:r>
        <w:rPr>
          <w:rFonts w:ascii="Times New Roman" w:eastAsia="Times New Roman" w:hAnsi="Times New Roman" w:cs="Times New Roman"/>
          <w:sz w:val="24"/>
          <w:szCs w:val="24"/>
        </w:rPr>
        <w:t>comparisons of means.</w:t>
      </w:r>
    </w:p>
    <w:p w14:paraId="343F9229" w14:textId="77777777" w:rsidR="00120A1C" w:rsidRDefault="00120A1C">
      <w:pPr>
        <w:rPr>
          <w:rFonts w:ascii="Times New Roman" w:eastAsia="Times New Roman" w:hAnsi="Times New Roman" w:cs="Times New Roman"/>
          <w:sz w:val="24"/>
          <w:szCs w:val="24"/>
        </w:rPr>
      </w:pPr>
    </w:p>
    <w:p w14:paraId="05D700B8"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w:t>
      </w:r>
    </w:p>
    <w:p w14:paraId="244353CF" w14:textId="77777777" w:rsidR="00120A1C" w:rsidRDefault="00120A1C">
      <w:pPr>
        <w:rPr>
          <w:rFonts w:ascii="Times New Roman" w:eastAsia="Times New Roman" w:hAnsi="Times New Roman" w:cs="Times New Roman"/>
          <w:sz w:val="24"/>
          <w:szCs w:val="24"/>
        </w:rPr>
      </w:pPr>
    </w:p>
    <w:p w14:paraId="45F2F22F" w14:textId="754A5454" w:rsidR="00120A1C" w:rsidRDefault="00000000">
      <w:pPr>
        <w:rPr>
          <w:rFonts w:ascii="Times New Roman" w:eastAsia="Times New Roman" w:hAnsi="Times New Roman" w:cs="Times New Roman"/>
          <w:sz w:val="20"/>
          <w:szCs w:val="20"/>
        </w:rPr>
      </w:pPr>
      <w:commentRangeStart w:id="45"/>
      <w:r>
        <w:rPr>
          <w:rFonts w:ascii="Times New Roman" w:eastAsia="Times New Roman" w:hAnsi="Times New Roman" w:cs="Times New Roman"/>
          <w:b/>
          <w:sz w:val="20"/>
          <w:szCs w:val="20"/>
        </w:rPr>
        <w:t>T</w:t>
      </w:r>
      <w:commentRangeEnd w:id="45"/>
      <w:r w:rsidR="00B140F2">
        <w:rPr>
          <w:rStyle w:val="CommentReference"/>
        </w:rPr>
        <w:commentReference w:id="45"/>
      </w:r>
      <w:r>
        <w:rPr>
          <w:rFonts w:ascii="Times New Roman" w:eastAsia="Times New Roman" w:hAnsi="Times New Roman" w:cs="Times New Roman"/>
          <w:b/>
          <w:sz w:val="20"/>
          <w:szCs w:val="20"/>
        </w:rPr>
        <w:t xml:space="preserve">able 1. </w:t>
      </w:r>
      <w:r>
        <w:rPr>
          <w:rFonts w:ascii="Times New Roman" w:eastAsia="Times New Roman" w:hAnsi="Times New Roman" w:cs="Times New Roman"/>
          <w:sz w:val="20"/>
          <w:szCs w:val="20"/>
        </w:rPr>
        <w:t xml:space="preserve">Water quality parameters at </w:t>
      </w:r>
      <w:proofErr w:type="spellStart"/>
      <w:r>
        <w:rPr>
          <w:rFonts w:ascii="Times New Roman" w:eastAsia="Times New Roman" w:hAnsi="Times New Roman" w:cs="Times New Roman"/>
          <w:sz w:val="20"/>
          <w:szCs w:val="20"/>
        </w:rPr>
        <w:t>Clambank</w:t>
      </w:r>
      <w:proofErr w:type="spellEnd"/>
      <w:r w:rsidR="00B140F2">
        <w:rPr>
          <w:rFonts w:ascii="Times New Roman" w:eastAsia="Times New Roman" w:hAnsi="Times New Roman" w:cs="Times New Roman"/>
          <w:sz w:val="20"/>
          <w:szCs w:val="20"/>
        </w:rPr>
        <w:t xml:space="preserve"> Landing</w:t>
      </w:r>
      <w:r>
        <w:rPr>
          <w:rFonts w:ascii="Times New Roman" w:eastAsia="Times New Roman" w:hAnsi="Times New Roman" w:cs="Times New Roman"/>
          <w:sz w:val="20"/>
          <w:szCs w:val="20"/>
        </w:rPr>
        <w:t xml:space="preserve"> at the beginning time point of sample collection (rounded to closest quarter hour). Data taken from NOAA NERR SWMP. No measurements were taken 06/06/2024 due to equipment malfunctions.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0"/>
        <w:gridCol w:w="1040"/>
        <w:gridCol w:w="1040"/>
        <w:gridCol w:w="1040"/>
        <w:gridCol w:w="1040"/>
        <w:gridCol w:w="1040"/>
        <w:gridCol w:w="1040"/>
        <w:gridCol w:w="1040"/>
        <w:gridCol w:w="1040"/>
      </w:tblGrid>
      <w:tr w:rsidR="00120A1C" w14:paraId="63D52BCF" w14:textId="77777777">
        <w:tc>
          <w:tcPr>
            <w:tcW w:w="1040" w:type="dxa"/>
            <w:shd w:val="clear" w:color="auto" w:fill="auto"/>
            <w:tcMar>
              <w:top w:w="100" w:type="dxa"/>
              <w:left w:w="100" w:type="dxa"/>
              <w:bottom w:w="100" w:type="dxa"/>
              <w:right w:w="100" w:type="dxa"/>
            </w:tcMar>
          </w:tcPr>
          <w:p w14:paraId="1441C194" w14:textId="77777777" w:rsidR="00120A1C" w:rsidRDefault="00120A1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040" w:type="dxa"/>
            <w:shd w:val="clear" w:color="auto" w:fill="auto"/>
            <w:tcMar>
              <w:top w:w="100" w:type="dxa"/>
              <w:left w:w="100" w:type="dxa"/>
              <w:bottom w:w="100" w:type="dxa"/>
              <w:right w:w="100" w:type="dxa"/>
            </w:tcMar>
          </w:tcPr>
          <w:p w14:paraId="39AC0FB3" w14:textId="77777777" w:rsidR="00120A1C"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Water Temperature (℃)</w:t>
            </w:r>
          </w:p>
        </w:tc>
        <w:tc>
          <w:tcPr>
            <w:tcW w:w="1040" w:type="dxa"/>
            <w:shd w:val="clear" w:color="auto" w:fill="auto"/>
            <w:tcMar>
              <w:top w:w="100" w:type="dxa"/>
              <w:left w:w="100" w:type="dxa"/>
              <w:bottom w:w="100" w:type="dxa"/>
              <w:right w:w="100" w:type="dxa"/>
            </w:tcMar>
          </w:tcPr>
          <w:p w14:paraId="18E32411" w14:textId="77777777" w:rsidR="00120A1C"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Specific Conductivity (mS/cm)</w:t>
            </w:r>
          </w:p>
        </w:tc>
        <w:tc>
          <w:tcPr>
            <w:tcW w:w="1040" w:type="dxa"/>
            <w:shd w:val="clear" w:color="auto" w:fill="auto"/>
            <w:tcMar>
              <w:top w:w="100" w:type="dxa"/>
              <w:left w:w="100" w:type="dxa"/>
              <w:bottom w:w="100" w:type="dxa"/>
              <w:right w:w="100" w:type="dxa"/>
            </w:tcMar>
          </w:tcPr>
          <w:p w14:paraId="5CEB5214" w14:textId="77777777" w:rsidR="00120A1C"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Salinity (</w:t>
            </w:r>
            <w:proofErr w:type="spellStart"/>
            <w:r>
              <w:rPr>
                <w:rFonts w:ascii="Times New Roman" w:eastAsia="Times New Roman" w:hAnsi="Times New Roman" w:cs="Times New Roman"/>
                <w:sz w:val="24"/>
                <w:szCs w:val="24"/>
              </w:rPr>
              <w:t>psu</w:t>
            </w:r>
            <w:proofErr w:type="spellEnd"/>
            <w:r>
              <w:rPr>
                <w:rFonts w:ascii="Times New Roman" w:eastAsia="Times New Roman" w:hAnsi="Times New Roman" w:cs="Times New Roman"/>
                <w:sz w:val="24"/>
                <w:szCs w:val="24"/>
              </w:rPr>
              <w:t>)</w:t>
            </w:r>
          </w:p>
        </w:tc>
        <w:tc>
          <w:tcPr>
            <w:tcW w:w="1040" w:type="dxa"/>
            <w:shd w:val="clear" w:color="auto" w:fill="auto"/>
            <w:tcMar>
              <w:top w:w="100" w:type="dxa"/>
              <w:left w:w="100" w:type="dxa"/>
              <w:bottom w:w="100" w:type="dxa"/>
              <w:right w:w="100" w:type="dxa"/>
            </w:tcMar>
          </w:tcPr>
          <w:p w14:paraId="4AB8A20E" w14:textId="77777777" w:rsidR="00120A1C"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Dissolved Oxygen (mg/L)</w:t>
            </w:r>
          </w:p>
        </w:tc>
        <w:tc>
          <w:tcPr>
            <w:tcW w:w="1040" w:type="dxa"/>
            <w:shd w:val="clear" w:color="auto" w:fill="auto"/>
            <w:tcMar>
              <w:top w:w="100" w:type="dxa"/>
              <w:left w:w="100" w:type="dxa"/>
              <w:bottom w:w="100" w:type="dxa"/>
              <w:right w:w="100" w:type="dxa"/>
            </w:tcMar>
          </w:tcPr>
          <w:p w14:paraId="282DD64B" w14:textId="77777777" w:rsidR="00120A1C"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Dissolved Oxygen (percent saturation)</w:t>
            </w:r>
          </w:p>
        </w:tc>
        <w:tc>
          <w:tcPr>
            <w:tcW w:w="1040" w:type="dxa"/>
            <w:shd w:val="clear" w:color="auto" w:fill="auto"/>
            <w:tcMar>
              <w:top w:w="100" w:type="dxa"/>
              <w:left w:w="100" w:type="dxa"/>
              <w:bottom w:w="100" w:type="dxa"/>
              <w:right w:w="100" w:type="dxa"/>
            </w:tcMar>
          </w:tcPr>
          <w:p w14:paraId="0182C19C" w14:textId="77777777" w:rsidR="00120A1C"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Depth (m)</w:t>
            </w:r>
          </w:p>
        </w:tc>
        <w:tc>
          <w:tcPr>
            <w:tcW w:w="1040" w:type="dxa"/>
            <w:shd w:val="clear" w:color="auto" w:fill="auto"/>
            <w:tcMar>
              <w:top w:w="100" w:type="dxa"/>
              <w:left w:w="100" w:type="dxa"/>
              <w:bottom w:w="100" w:type="dxa"/>
              <w:right w:w="100" w:type="dxa"/>
            </w:tcMar>
          </w:tcPr>
          <w:p w14:paraId="104A204B" w14:textId="77777777" w:rsidR="00120A1C"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w:t>
            </w:r>
          </w:p>
        </w:tc>
        <w:tc>
          <w:tcPr>
            <w:tcW w:w="1040" w:type="dxa"/>
            <w:shd w:val="clear" w:color="auto" w:fill="auto"/>
            <w:tcMar>
              <w:top w:w="100" w:type="dxa"/>
              <w:left w:w="100" w:type="dxa"/>
              <w:bottom w:w="100" w:type="dxa"/>
              <w:right w:w="100" w:type="dxa"/>
            </w:tcMar>
          </w:tcPr>
          <w:p w14:paraId="06C58D94" w14:textId="77777777" w:rsidR="00120A1C"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Turbidity (FNU)</w:t>
            </w:r>
          </w:p>
        </w:tc>
      </w:tr>
      <w:tr w:rsidR="00120A1C" w14:paraId="044DA7AA" w14:textId="77777777">
        <w:tc>
          <w:tcPr>
            <w:tcW w:w="1040" w:type="dxa"/>
            <w:shd w:val="clear" w:color="auto" w:fill="auto"/>
            <w:tcMar>
              <w:top w:w="100" w:type="dxa"/>
              <w:left w:w="100" w:type="dxa"/>
              <w:bottom w:w="100" w:type="dxa"/>
              <w:right w:w="100" w:type="dxa"/>
            </w:tcMar>
          </w:tcPr>
          <w:p w14:paraId="03FE9FDF" w14:textId="77777777" w:rsidR="00120A1C"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05/08/2024</w:t>
            </w:r>
          </w:p>
          <w:p w14:paraId="5A47ECF3" w14:textId="77777777" w:rsidR="00120A1C"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09:30</w:t>
            </w:r>
          </w:p>
        </w:tc>
        <w:tc>
          <w:tcPr>
            <w:tcW w:w="1040" w:type="dxa"/>
            <w:shd w:val="clear" w:color="auto" w:fill="auto"/>
            <w:tcMar>
              <w:top w:w="100" w:type="dxa"/>
              <w:left w:w="100" w:type="dxa"/>
              <w:bottom w:w="100" w:type="dxa"/>
              <w:right w:w="100" w:type="dxa"/>
            </w:tcMar>
          </w:tcPr>
          <w:p w14:paraId="145A164C" w14:textId="77777777" w:rsidR="00120A1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21.5</w:t>
            </w:r>
          </w:p>
        </w:tc>
        <w:tc>
          <w:tcPr>
            <w:tcW w:w="1040" w:type="dxa"/>
            <w:shd w:val="clear" w:color="auto" w:fill="auto"/>
            <w:tcMar>
              <w:top w:w="100" w:type="dxa"/>
              <w:left w:w="100" w:type="dxa"/>
              <w:bottom w:w="100" w:type="dxa"/>
              <w:right w:w="100" w:type="dxa"/>
            </w:tcMar>
          </w:tcPr>
          <w:p w14:paraId="5F162A4A" w14:textId="77777777" w:rsidR="00120A1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50.9</w:t>
            </w:r>
          </w:p>
        </w:tc>
        <w:tc>
          <w:tcPr>
            <w:tcW w:w="1040" w:type="dxa"/>
            <w:shd w:val="clear" w:color="auto" w:fill="auto"/>
            <w:tcMar>
              <w:top w:w="100" w:type="dxa"/>
              <w:left w:w="100" w:type="dxa"/>
              <w:bottom w:w="100" w:type="dxa"/>
              <w:right w:w="100" w:type="dxa"/>
            </w:tcMar>
          </w:tcPr>
          <w:p w14:paraId="70613A10" w14:textId="77777777" w:rsidR="00120A1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33.5</w:t>
            </w:r>
          </w:p>
        </w:tc>
        <w:tc>
          <w:tcPr>
            <w:tcW w:w="1040" w:type="dxa"/>
            <w:shd w:val="clear" w:color="auto" w:fill="auto"/>
            <w:tcMar>
              <w:top w:w="100" w:type="dxa"/>
              <w:left w:w="100" w:type="dxa"/>
              <w:bottom w:w="100" w:type="dxa"/>
              <w:right w:w="100" w:type="dxa"/>
            </w:tcMar>
          </w:tcPr>
          <w:p w14:paraId="5CFD6834" w14:textId="77777777" w:rsidR="00120A1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040" w:type="dxa"/>
            <w:shd w:val="clear" w:color="auto" w:fill="auto"/>
            <w:tcMar>
              <w:top w:w="100" w:type="dxa"/>
              <w:left w:w="100" w:type="dxa"/>
              <w:bottom w:w="100" w:type="dxa"/>
              <w:right w:w="100" w:type="dxa"/>
            </w:tcMar>
          </w:tcPr>
          <w:p w14:paraId="00937E6B" w14:textId="77777777" w:rsidR="00120A1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83.1</w:t>
            </w:r>
          </w:p>
        </w:tc>
        <w:tc>
          <w:tcPr>
            <w:tcW w:w="1040" w:type="dxa"/>
            <w:shd w:val="clear" w:color="auto" w:fill="auto"/>
            <w:tcMar>
              <w:top w:w="100" w:type="dxa"/>
              <w:left w:w="100" w:type="dxa"/>
              <w:bottom w:w="100" w:type="dxa"/>
              <w:right w:w="100" w:type="dxa"/>
            </w:tcMar>
          </w:tcPr>
          <w:p w14:paraId="35657516" w14:textId="77777777" w:rsidR="00120A1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1040" w:type="dxa"/>
            <w:shd w:val="clear" w:color="auto" w:fill="auto"/>
            <w:tcMar>
              <w:top w:w="100" w:type="dxa"/>
              <w:left w:w="100" w:type="dxa"/>
              <w:bottom w:w="100" w:type="dxa"/>
              <w:right w:w="100" w:type="dxa"/>
            </w:tcMar>
          </w:tcPr>
          <w:p w14:paraId="104998E6" w14:textId="77777777" w:rsidR="00120A1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7.8</w:t>
            </w:r>
          </w:p>
        </w:tc>
        <w:tc>
          <w:tcPr>
            <w:tcW w:w="1040" w:type="dxa"/>
            <w:shd w:val="clear" w:color="auto" w:fill="auto"/>
            <w:tcMar>
              <w:top w:w="100" w:type="dxa"/>
              <w:left w:w="100" w:type="dxa"/>
              <w:bottom w:w="100" w:type="dxa"/>
              <w:right w:w="100" w:type="dxa"/>
            </w:tcMar>
          </w:tcPr>
          <w:p w14:paraId="727B6E91" w14:textId="77777777" w:rsidR="00120A1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120A1C" w14:paraId="64B3B6B9" w14:textId="77777777">
        <w:tc>
          <w:tcPr>
            <w:tcW w:w="1040" w:type="dxa"/>
            <w:shd w:val="clear" w:color="auto" w:fill="auto"/>
            <w:tcMar>
              <w:top w:w="100" w:type="dxa"/>
              <w:left w:w="100" w:type="dxa"/>
              <w:bottom w:w="100" w:type="dxa"/>
              <w:right w:w="100" w:type="dxa"/>
            </w:tcMar>
          </w:tcPr>
          <w:p w14:paraId="3225E952" w14:textId="77777777" w:rsidR="00120A1C"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06/06/2024</w:t>
            </w:r>
          </w:p>
        </w:tc>
        <w:tc>
          <w:tcPr>
            <w:tcW w:w="1040" w:type="dxa"/>
            <w:shd w:val="clear" w:color="auto" w:fill="auto"/>
            <w:tcMar>
              <w:top w:w="100" w:type="dxa"/>
              <w:left w:w="100" w:type="dxa"/>
              <w:bottom w:w="100" w:type="dxa"/>
              <w:right w:w="100" w:type="dxa"/>
            </w:tcMar>
          </w:tcPr>
          <w:p w14:paraId="7374A9FB" w14:textId="77777777" w:rsidR="00120A1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040" w:type="dxa"/>
            <w:shd w:val="clear" w:color="auto" w:fill="auto"/>
            <w:tcMar>
              <w:top w:w="100" w:type="dxa"/>
              <w:left w:w="100" w:type="dxa"/>
              <w:bottom w:w="100" w:type="dxa"/>
              <w:right w:w="100" w:type="dxa"/>
            </w:tcMar>
          </w:tcPr>
          <w:p w14:paraId="5DA9EF0E" w14:textId="77777777" w:rsidR="00120A1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040" w:type="dxa"/>
            <w:shd w:val="clear" w:color="auto" w:fill="auto"/>
            <w:tcMar>
              <w:top w:w="100" w:type="dxa"/>
              <w:left w:w="100" w:type="dxa"/>
              <w:bottom w:w="100" w:type="dxa"/>
              <w:right w:w="100" w:type="dxa"/>
            </w:tcMar>
          </w:tcPr>
          <w:p w14:paraId="5B44C314" w14:textId="77777777" w:rsidR="00120A1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040" w:type="dxa"/>
            <w:shd w:val="clear" w:color="auto" w:fill="auto"/>
            <w:tcMar>
              <w:top w:w="100" w:type="dxa"/>
              <w:left w:w="100" w:type="dxa"/>
              <w:bottom w:w="100" w:type="dxa"/>
              <w:right w:w="100" w:type="dxa"/>
            </w:tcMar>
          </w:tcPr>
          <w:p w14:paraId="77FCABAE" w14:textId="77777777" w:rsidR="00120A1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040" w:type="dxa"/>
            <w:shd w:val="clear" w:color="auto" w:fill="auto"/>
            <w:tcMar>
              <w:top w:w="100" w:type="dxa"/>
              <w:left w:w="100" w:type="dxa"/>
              <w:bottom w:w="100" w:type="dxa"/>
              <w:right w:w="100" w:type="dxa"/>
            </w:tcMar>
          </w:tcPr>
          <w:p w14:paraId="3353351D" w14:textId="77777777" w:rsidR="00120A1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040" w:type="dxa"/>
            <w:shd w:val="clear" w:color="auto" w:fill="auto"/>
            <w:tcMar>
              <w:top w:w="100" w:type="dxa"/>
              <w:left w:w="100" w:type="dxa"/>
              <w:bottom w:w="100" w:type="dxa"/>
              <w:right w:w="100" w:type="dxa"/>
            </w:tcMar>
          </w:tcPr>
          <w:p w14:paraId="1A29599A" w14:textId="77777777" w:rsidR="00120A1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040" w:type="dxa"/>
            <w:shd w:val="clear" w:color="auto" w:fill="auto"/>
            <w:tcMar>
              <w:top w:w="100" w:type="dxa"/>
              <w:left w:w="100" w:type="dxa"/>
              <w:bottom w:w="100" w:type="dxa"/>
              <w:right w:w="100" w:type="dxa"/>
            </w:tcMar>
          </w:tcPr>
          <w:p w14:paraId="3F5F2809" w14:textId="77777777" w:rsidR="00120A1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040" w:type="dxa"/>
            <w:shd w:val="clear" w:color="auto" w:fill="auto"/>
            <w:tcMar>
              <w:top w:w="100" w:type="dxa"/>
              <w:left w:w="100" w:type="dxa"/>
              <w:bottom w:w="100" w:type="dxa"/>
              <w:right w:w="100" w:type="dxa"/>
            </w:tcMar>
          </w:tcPr>
          <w:p w14:paraId="408FB8DC" w14:textId="77777777" w:rsidR="00120A1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120A1C" w14:paraId="6E271C53" w14:textId="77777777">
        <w:tc>
          <w:tcPr>
            <w:tcW w:w="1040" w:type="dxa"/>
            <w:shd w:val="clear" w:color="auto" w:fill="auto"/>
            <w:tcMar>
              <w:top w:w="100" w:type="dxa"/>
              <w:left w:w="100" w:type="dxa"/>
              <w:bottom w:w="100" w:type="dxa"/>
              <w:right w:w="100" w:type="dxa"/>
            </w:tcMar>
          </w:tcPr>
          <w:p w14:paraId="5D75B923" w14:textId="77777777" w:rsidR="00120A1C"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07/04/2024</w:t>
            </w:r>
          </w:p>
          <w:p w14:paraId="084C5D11" w14:textId="77777777" w:rsidR="00120A1C"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10:45</w:t>
            </w:r>
          </w:p>
        </w:tc>
        <w:tc>
          <w:tcPr>
            <w:tcW w:w="1040" w:type="dxa"/>
            <w:shd w:val="clear" w:color="auto" w:fill="auto"/>
            <w:tcMar>
              <w:top w:w="100" w:type="dxa"/>
              <w:left w:w="100" w:type="dxa"/>
              <w:bottom w:w="100" w:type="dxa"/>
              <w:right w:w="100" w:type="dxa"/>
            </w:tcMar>
          </w:tcPr>
          <w:p w14:paraId="749B177C" w14:textId="77777777" w:rsidR="00120A1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c>
          <w:tcPr>
            <w:tcW w:w="1040" w:type="dxa"/>
            <w:shd w:val="clear" w:color="auto" w:fill="auto"/>
            <w:tcMar>
              <w:top w:w="100" w:type="dxa"/>
              <w:left w:w="100" w:type="dxa"/>
              <w:bottom w:w="100" w:type="dxa"/>
              <w:right w:w="100" w:type="dxa"/>
            </w:tcMar>
          </w:tcPr>
          <w:p w14:paraId="7CE0E6BB" w14:textId="77777777" w:rsidR="00120A1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53.67</w:t>
            </w:r>
          </w:p>
        </w:tc>
        <w:tc>
          <w:tcPr>
            <w:tcW w:w="1040" w:type="dxa"/>
            <w:shd w:val="clear" w:color="auto" w:fill="auto"/>
            <w:tcMar>
              <w:top w:w="100" w:type="dxa"/>
              <w:left w:w="100" w:type="dxa"/>
              <w:bottom w:w="100" w:type="dxa"/>
              <w:right w:w="100" w:type="dxa"/>
            </w:tcMar>
          </w:tcPr>
          <w:p w14:paraId="5B008958" w14:textId="77777777" w:rsidR="00120A1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35.5</w:t>
            </w:r>
          </w:p>
        </w:tc>
        <w:tc>
          <w:tcPr>
            <w:tcW w:w="1040" w:type="dxa"/>
            <w:shd w:val="clear" w:color="auto" w:fill="auto"/>
            <w:tcMar>
              <w:top w:w="100" w:type="dxa"/>
              <w:left w:w="100" w:type="dxa"/>
              <w:bottom w:w="100" w:type="dxa"/>
              <w:right w:w="100" w:type="dxa"/>
            </w:tcMar>
          </w:tcPr>
          <w:p w14:paraId="3EA1E716" w14:textId="77777777" w:rsidR="00120A1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1040" w:type="dxa"/>
            <w:shd w:val="clear" w:color="auto" w:fill="auto"/>
            <w:tcMar>
              <w:top w:w="100" w:type="dxa"/>
              <w:left w:w="100" w:type="dxa"/>
              <w:bottom w:w="100" w:type="dxa"/>
              <w:right w:w="100" w:type="dxa"/>
            </w:tcMar>
          </w:tcPr>
          <w:p w14:paraId="642B02F8" w14:textId="77777777" w:rsidR="00120A1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71.7</w:t>
            </w:r>
          </w:p>
        </w:tc>
        <w:tc>
          <w:tcPr>
            <w:tcW w:w="1040" w:type="dxa"/>
            <w:shd w:val="clear" w:color="auto" w:fill="auto"/>
            <w:tcMar>
              <w:top w:w="100" w:type="dxa"/>
              <w:left w:w="100" w:type="dxa"/>
              <w:bottom w:w="100" w:type="dxa"/>
              <w:right w:w="100" w:type="dxa"/>
            </w:tcMar>
          </w:tcPr>
          <w:p w14:paraId="611DC4F9" w14:textId="77777777" w:rsidR="00120A1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1.74</w:t>
            </w:r>
          </w:p>
        </w:tc>
        <w:tc>
          <w:tcPr>
            <w:tcW w:w="1040" w:type="dxa"/>
            <w:shd w:val="clear" w:color="auto" w:fill="auto"/>
            <w:tcMar>
              <w:top w:w="100" w:type="dxa"/>
              <w:left w:w="100" w:type="dxa"/>
              <w:bottom w:w="100" w:type="dxa"/>
              <w:right w:w="100" w:type="dxa"/>
            </w:tcMar>
          </w:tcPr>
          <w:p w14:paraId="4E1A7F57" w14:textId="77777777" w:rsidR="00120A1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7.6</w:t>
            </w:r>
          </w:p>
        </w:tc>
        <w:tc>
          <w:tcPr>
            <w:tcW w:w="1040" w:type="dxa"/>
            <w:shd w:val="clear" w:color="auto" w:fill="auto"/>
            <w:tcMar>
              <w:top w:w="100" w:type="dxa"/>
              <w:left w:w="100" w:type="dxa"/>
              <w:bottom w:w="100" w:type="dxa"/>
              <w:right w:w="100" w:type="dxa"/>
            </w:tcMar>
          </w:tcPr>
          <w:p w14:paraId="6994023F" w14:textId="77777777" w:rsidR="00120A1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120A1C" w14:paraId="180BB5BE" w14:textId="77777777">
        <w:tc>
          <w:tcPr>
            <w:tcW w:w="1040" w:type="dxa"/>
            <w:shd w:val="clear" w:color="auto" w:fill="auto"/>
            <w:tcMar>
              <w:top w:w="100" w:type="dxa"/>
              <w:left w:w="100" w:type="dxa"/>
              <w:bottom w:w="100" w:type="dxa"/>
              <w:right w:w="100" w:type="dxa"/>
            </w:tcMar>
          </w:tcPr>
          <w:p w14:paraId="6D769C81" w14:textId="77777777" w:rsidR="00120A1C"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09/01/2024</w:t>
            </w:r>
          </w:p>
          <w:p w14:paraId="7A5EE08B" w14:textId="77777777" w:rsidR="00120A1C"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10:45</w:t>
            </w:r>
          </w:p>
        </w:tc>
        <w:tc>
          <w:tcPr>
            <w:tcW w:w="1040" w:type="dxa"/>
            <w:shd w:val="clear" w:color="auto" w:fill="auto"/>
            <w:tcMar>
              <w:top w:w="100" w:type="dxa"/>
              <w:left w:w="100" w:type="dxa"/>
              <w:bottom w:w="100" w:type="dxa"/>
              <w:right w:w="100" w:type="dxa"/>
            </w:tcMar>
          </w:tcPr>
          <w:p w14:paraId="24D9330D" w14:textId="77777777" w:rsidR="00120A1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27.2</w:t>
            </w:r>
          </w:p>
        </w:tc>
        <w:tc>
          <w:tcPr>
            <w:tcW w:w="1040" w:type="dxa"/>
            <w:shd w:val="clear" w:color="auto" w:fill="auto"/>
            <w:tcMar>
              <w:top w:w="100" w:type="dxa"/>
              <w:left w:w="100" w:type="dxa"/>
              <w:bottom w:w="100" w:type="dxa"/>
              <w:right w:w="100" w:type="dxa"/>
            </w:tcMar>
          </w:tcPr>
          <w:p w14:paraId="3B884B9F" w14:textId="77777777" w:rsidR="00120A1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54.9</w:t>
            </w:r>
          </w:p>
        </w:tc>
        <w:tc>
          <w:tcPr>
            <w:tcW w:w="1040" w:type="dxa"/>
            <w:shd w:val="clear" w:color="auto" w:fill="auto"/>
            <w:tcMar>
              <w:top w:w="100" w:type="dxa"/>
              <w:left w:w="100" w:type="dxa"/>
              <w:bottom w:w="100" w:type="dxa"/>
              <w:right w:w="100" w:type="dxa"/>
            </w:tcMar>
          </w:tcPr>
          <w:p w14:paraId="76C9DAB1" w14:textId="77777777" w:rsidR="00120A1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36.3</w:t>
            </w:r>
          </w:p>
        </w:tc>
        <w:tc>
          <w:tcPr>
            <w:tcW w:w="1040" w:type="dxa"/>
            <w:shd w:val="clear" w:color="auto" w:fill="auto"/>
            <w:tcMar>
              <w:top w:w="100" w:type="dxa"/>
              <w:left w:w="100" w:type="dxa"/>
              <w:bottom w:w="100" w:type="dxa"/>
              <w:right w:w="100" w:type="dxa"/>
            </w:tcMar>
          </w:tcPr>
          <w:p w14:paraId="38D7A087" w14:textId="77777777" w:rsidR="00120A1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6.3</w:t>
            </w:r>
          </w:p>
        </w:tc>
        <w:tc>
          <w:tcPr>
            <w:tcW w:w="1040" w:type="dxa"/>
            <w:shd w:val="clear" w:color="auto" w:fill="auto"/>
            <w:tcMar>
              <w:top w:w="100" w:type="dxa"/>
              <w:left w:w="100" w:type="dxa"/>
              <w:bottom w:w="100" w:type="dxa"/>
              <w:right w:w="100" w:type="dxa"/>
            </w:tcMar>
          </w:tcPr>
          <w:p w14:paraId="433627FF" w14:textId="77777777" w:rsidR="00120A1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96.9</w:t>
            </w:r>
          </w:p>
        </w:tc>
        <w:tc>
          <w:tcPr>
            <w:tcW w:w="1040" w:type="dxa"/>
            <w:shd w:val="clear" w:color="auto" w:fill="auto"/>
            <w:tcMar>
              <w:top w:w="100" w:type="dxa"/>
              <w:left w:w="100" w:type="dxa"/>
              <w:bottom w:w="100" w:type="dxa"/>
              <w:right w:w="100" w:type="dxa"/>
            </w:tcMar>
          </w:tcPr>
          <w:p w14:paraId="0FA92A05" w14:textId="77777777" w:rsidR="00120A1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2.34</w:t>
            </w:r>
          </w:p>
        </w:tc>
        <w:tc>
          <w:tcPr>
            <w:tcW w:w="1040" w:type="dxa"/>
            <w:shd w:val="clear" w:color="auto" w:fill="auto"/>
            <w:tcMar>
              <w:top w:w="100" w:type="dxa"/>
              <w:left w:w="100" w:type="dxa"/>
              <w:bottom w:w="100" w:type="dxa"/>
              <w:right w:w="100" w:type="dxa"/>
            </w:tcMar>
          </w:tcPr>
          <w:p w14:paraId="67BDC71F" w14:textId="77777777" w:rsidR="00120A1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7.9</w:t>
            </w:r>
          </w:p>
        </w:tc>
        <w:tc>
          <w:tcPr>
            <w:tcW w:w="1040" w:type="dxa"/>
            <w:shd w:val="clear" w:color="auto" w:fill="auto"/>
            <w:tcMar>
              <w:top w:w="100" w:type="dxa"/>
              <w:left w:w="100" w:type="dxa"/>
              <w:bottom w:w="100" w:type="dxa"/>
              <w:right w:w="100" w:type="dxa"/>
            </w:tcMar>
          </w:tcPr>
          <w:p w14:paraId="768CF123" w14:textId="77777777" w:rsidR="00120A1C"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bl>
    <w:p w14:paraId="1447EE67" w14:textId="048F4605" w:rsidR="00120A1C" w:rsidRDefault="0036087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Conditions reflected seasonality, little differences besides </w:t>
      </w:r>
      <w:proofErr w:type="gramStart"/>
      <w:r>
        <w:rPr>
          <w:rFonts w:ascii="Times New Roman" w:eastAsia="Times New Roman" w:hAnsi="Times New Roman" w:cs="Times New Roman"/>
          <w:sz w:val="24"/>
          <w:szCs w:val="24"/>
        </w:rPr>
        <w:t>temp</w:t>
      </w:r>
      <w:proofErr w:type="gramEnd"/>
    </w:p>
    <w:p w14:paraId="2691979F" w14:textId="77777777" w:rsidR="00120A1C" w:rsidRDefault="00120A1C">
      <w:pPr>
        <w:rPr>
          <w:rFonts w:ascii="Times New Roman" w:eastAsia="Times New Roman" w:hAnsi="Times New Roman" w:cs="Times New Roman"/>
          <w:sz w:val="24"/>
          <w:szCs w:val="24"/>
        </w:rPr>
      </w:pPr>
    </w:p>
    <w:p w14:paraId="3A727D10" w14:textId="77777777" w:rsidR="00120A1C" w:rsidRDefault="0000000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Total </w:t>
      </w:r>
      <w:proofErr w:type="spellStart"/>
      <w:r>
        <w:rPr>
          <w:rFonts w:ascii="Times New Roman" w:eastAsia="Times New Roman" w:hAnsi="Times New Roman" w:cs="Times New Roman"/>
          <w:i/>
          <w:sz w:val="24"/>
          <w:szCs w:val="24"/>
        </w:rPr>
        <w:t>Chl</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i/>
          <w:sz w:val="24"/>
          <w:szCs w:val="24"/>
        </w:rPr>
        <w:t xml:space="preserve"> Response to Nutrient Enrichment</w:t>
      </w:r>
    </w:p>
    <w:p w14:paraId="5F6BF025" w14:textId="77777777" w:rsidR="00317001" w:rsidRDefault="00317001">
      <w:pPr>
        <w:rPr>
          <w:rFonts w:ascii="Times New Roman" w:eastAsia="Times New Roman" w:hAnsi="Times New Roman" w:cs="Times New Roman"/>
          <w:iCs/>
          <w:sz w:val="24"/>
          <w:szCs w:val="24"/>
        </w:rPr>
      </w:pPr>
    </w:p>
    <w:p w14:paraId="66607B74" w14:textId="39E69EEE" w:rsidR="00317001" w:rsidRDefault="00317001">
      <w:pPr>
        <w:rPr>
          <w:rFonts w:ascii="Times New Roman" w:eastAsia="Times New Roman" w:hAnsi="Times New Roman" w:cs="Times New Roman"/>
          <w:iCs/>
          <w:sz w:val="24"/>
          <w:szCs w:val="24"/>
        </w:rPr>
      </w:pPr>
      <w:r>
        <w:rPr>
          <w:rFonts w:ascii="Times New Roman" w:eastAsia="Times New Roman" w:hAnsi="Times New Roman" w:cs="Times New Roman"/>
          <w:iCs/>
          <w:noProof/>
          <w:sz w:val="24"/>
          <w:szCs w:val="24"/>
        </w:rPr>
        <w:drawing>
          <wp:inline distT="0" distB="0" distL="0" distR="0" wp14:anchorId="4845CBA7" wp14:editId="6F4E5D9E">
            <wp:extent cx="5943600" cy="4754880"/>
            <wp:effectExtent l="0" t="0" r="0" b="7620"/>
            <wp:docPr id="1434841347"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41347" name="Picture 2" descr="A screenshot of a computer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39E0C217" w14:textId="1EE7E9B8" w:rsidR="00317001" w:rsidRDefault="00317001" w:rsidP="00317001">
      <w:pP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2.</w:t>
      </w: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T</w:t>
      </w:r>
      <w:r>
        <w:rPr>
          <w:rFonts w:ascii="Times New Roman" w:eastAsia="Times New Roman" w:hAnsi="Times New Roman" w:cs="Times New Roman"/>
          <w:sz w:val="20"/>
          <w:szCs w:val="20"/>
        </w:rPr>
        <w:t xml:space="preserve">otal </w:t>
      </w:r>
      <w:proofErr w:type="spellStart"/>
      <w:r>
        <w:rPr>
          <w:rFonts w:ascii="Times New Roman" w:eastAsia="Times New Roman" w:hAnsi="Times New Roman" w:cs="Times New Roman"/>
          <w:sz w:val="20"/>
          <w:szCs w:val="20"/>
        </w:rPr>
        <w:t>ch</w:t>
      </w:r>
      <w:r>
        <w:rPr>
          <w:rFonts w:ascii="Times New Roman" w:eastAsia="Times New Roman" w:hAnsi="Times New Roman" w:cs="Times New Roman"/>
          <w:sz w:val="20"/>
          <w:szCs w:val="20"/>
        </w:rPr>
        <w:t>l</w:t>
      </w:r>
      <w:proofErr w:type="spellEnd"/>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a</w:t>
      </w: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w:t>
      </w:r>
      <w:r>
        <w:rPr>
          <w:rFonts w:ascii="Times New Roman" w:eastAsia="Times New Roman" w:hAnsi="Times New Roman" w:cs="Times New Roman"/>
          <w:color w:val="222222"/>
          <w:sz w:val="20"/>
          <w:szCs w:val="20"/>
        </w:rPr>
        <w:t xml:space="preserve">µg </w:t>
      </w:r>
      <w:r>
        <w:rPr>
          <w:rFonts w:ascii="Times New Roman" w:eastAsia="Times New Roman" w:hAnsi="Times New Roman" w:cs="Times New Roman"/>
          <w:color w:val="222222"/>
          <w:sz w:val="20"/>
          <w:szCs w:val="20"/>
        </w:rPr>
        <w:t>l</w:t>
      </w:r>
      <w:r>
        <w:rPr>
          <w:rFonts w:ascii="Times New Roman" w:eastAsia="Times New Roman" w:hAnsi="Times New Roman" w:cs="Times New Roman"/>
          <w:color w:val="222222"/>
          <w:sz w:val="20"/>
          <w:szCs w:val="20"/>
          <w:vertAlign w:val="superscript"/>
        </w:rPr>
        <w:t>-1</w:t>
      </w:r>
      <w:r>
        <w:rPr>
          <w:rFonts w:ascii="Times New Roman" w:eastAsia="Times New Roman" w:hAnsi="Times New Roman" w:cs="Times New Roman"/>
          <w:sz w:val="20"/>
          <w:szCs w:val="20"/>
        </w:rPr>
        <w:t>) for all treatment groups in</w:t>
      </w:r>
      <w:r>
        <w:rPr>
          <w:rFonts w:ascii="Times New Roman" w:eastAsia="Times New Roman" w:hAnsi="Times New Roman" w:cs="Times New Roman"/>
          <w:sz w:val="20"/>
          <w:szCs w:val="20"/>
        </w:rPr>
        <w:t xml:space="preserve"> all bioassays. Error bars represent standard deviation. Values were derived from HPLC analysis. </w:t>
      </w:r>
    </w:p>
    <w:p w14:paraId="5534A188" w14:textId="77777777" w:rsidR="00120A1C" w:rsidRDefault="00120A1C">
      <w:pPr>
        <w:rPr>
          <w:rFonts w:ascii="Times New Roman" w:eastAsia="Times New Roman" w:hAnsi="Times New Roman" w:cs="Times New Roman"/>
          <w:sz w:val="24"/>
          <w:szCs w:val="24"/>
        </w:rPr>
      </w:pPr>
    </w:p>
    <w:p w14:paraId="684A5D57" w14:textId="2688412F" w:rsidR="00317001" w:rsidRDefault="00D9524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43971CE" wp14:editId="2A204955">
            <wp:extent cx="5943600" cy="4754880"/>
            <wp:effectExtent l="0" t="0" r="0" b="7620"/>
            <wp:docPr id="1628656583" name="Picture 3" descr="A white paper with black and whit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56583" name="Picture 3" descr="A white paper with black and white square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1439C8A6" w14:textId="0BF44BAA" w:rsidR="00D9524A" w:rsidRDefault="00D9524A" w:rsidP="00D9524A">
      <w:pP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2.</w:t>
      </w:r>
      <w:r>
        <w:rPr>
          <w:rFonts w:ascii="Times New Roman" w:eastAsia="Times New Roman" w:hAnsi="Times New Roman" w:cs="Times New Roman"/>
          <w:sz w:val="20"/>
          <w:szCs w:val="20"/>
        </w:rPr>
        <w:t xml:space="preserve"> Percent change in </w:t>
      </w:r>
      <w:r>
        <w:rPr>
          <w:rFonts w:ascii="Times New Roman" w:eastAsia="Times New Roman" w:hAnsi="Times New Roman" w:cs="Times New Roman"/>
          <w:sz w:val="20"/>
          <w:szCs w:val="20"/>
        </w:rPr>
        <w:t>t</w:t>
      </w:r>
      <w:r>
        <w:rPr>
          <w:rFonts w:ascii="Times New Roman" w:eastAsia="Times New Roman" w:hAnsi="Times New Roman" w:cs="Times New Roman"/>
          <w:sz w:val="20"/>
          <w:szCs w:val="20"/>
        </w:rPr>
        <w:t xml:space="preserve">otal </w:t>
      </w:r>
      <w:proofErr w:type="spellStart"/>
      <w:r>
        <w:rPr>
          <w:rFonts w:ascii="Times New Roman" w:eastAsia="Times New Roman" w:hAnsi="Times New Roman" w:cs="Times New Roman"/>
          <w:sz w:val="20"/>
          <w:szCs w:val="20"/>
        </w:rPr>
        <w:t>c</w:t>
      </w:r>
      <w:r>
        <w:rPr>
          <w:rFonts w:ascii="Times New Roman" w:eastAsia="Times New Roman" w:hAnsi="Times New Roman" w:cs="Times New Roman"/>
          <w:sz w:val="20"/>
          <w:szCs w:val="20"/>
        </w:rPr>
        <w:t>hl</w:t>
      </w:r>
      <w:proofErr w:type="spellEnd"/>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a</w:t>
      </w:r>
      <w:r>
        <w:rPr>
          <w:rFonts w:ascii="Times New Roman" w:eastAsia="Times New Roman" w:hAnsi="Times New Roman" w:cs="Times New Roman"/>
          <w:sz w:val="20"/>
          <w:szCs w:val="20"/>
        </w:rPr>
        <w:t xml:space="preserve"> relative to the control across all bioassays. Error bars represent standard deviation. Values were derived from HPLC analysis. </w:t>
      </w:r>
    </w:p>
    <w:p w14:paraId="404A3B99" w14:textId="77777777" w:rsidR="00120A1C" w:rsidRPr="00D9524A" w:rsidRDefault="00120A1C">
      <w:pPr>
        <w:rPr>
          <w:rFonts w:ascii="Times New Roman" w:eastAsia="Times New Roman" w:hAnsi="Times New Roman" w:cs="Times New Roman"/>
          <w:sz w:val="24"/>
          <w:szCs w:val="24"/>
        </w:rPr>
      </w:pPr>
    </w:p>
    <w:p w14:paraId="7ADD43FB" w14:textId="1749F982" w:rsidR="00120A1C"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nutrient enrichments resulted in an increase in </w:t>
      </w:r>
      <w:r w:rsidR="00B140F2">
        <w:rPr>
          <w:rFonts w:ascii="Times New Roman" w:eastAsia="Times New Roman" w:hAnsi="Times New Roman" w:cs="Times New Roman"/>
          <w:sz w:val="24"/>
          <w:szCs w:val="24"/>
        </w:rPr>
        <w:t xml:space="preserve">total </w:t>
      </w:r>
      <w:proofErr w:type="spellStart"/>
      <w:r w:rsidR="00B140F2">
        <w:rPr>
          <w:rFonts w:ascii="Times New Roman" w:eastAsia="Times New Roman" w:hAnsi="Times New Roman" w:cs="Times New Roman"/>
          <w:sz w:val="24"/>
          <w:szCs w:val="24"/>
        </w:rPr>
        <w:t>chl</w:t>
      </w:r>
      <w:proofErr w:type="spellEnd"/>
      <w:r w:rsidR="00B140F2">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relative to the control (</w:t>
      </w:r>
      <w:r w:rsidR="00B140F2">
        <w:rPr>
          <w:rFonts w:ascii="Times New Roman" w:eastAsia="Times New Roman" w:hAnsi="Times New Roman" w:cs="Times New Roman"/>
          <w:sz w:val="24"/>
          <w:szCs w:val="24"/>
        </w:rPr>
        <w:t xml:space="preserve">Fig. </w:t>
      </w:r>
      <w:r>
        <w:rPr>
          <w:rFonts w:ascii="Times New Roman" w:eastAsia="Times New Roman" w:hAnsi="Times New Roman" w:cs="Times New Roman"/>
          <w:sz w:val="24"/>
          <w:szCs w:val="24"/>
        </w:rPr>
        <w:t xml:space="preserve">2). The results of a one-way ANOVA (F = 6.638, </w:t>
      </w:r>
      <w:r>
        <w:rPr>
          <w:rFonts w:ascii="Times New Roman" w:eastAsia="Times New Roman" w:hAnsi="Times New Roman" w:cs="Times New Roman"/>
          <w:sz w:val="24"/>
          <w:szCs w:val="24"/>
          <w:highlight w:val="yellow"/>
        </w:rPr>
        <w:t>n = 20</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df</w:t>
      </w:r>
      <w:proofErr w:type="spellEnd"/>
      <w:r>
        <w:rPr>
          <w:rFonts w:ascii="Times New Roman" w:eastAsia="Times New Roman" w:hAnsi="Times New Roman" w:cs="Times New Roman"/>
          <w:sz w:val="24"/>
          <w:szCs w:val="24"/>
        </w:rPr>
        <w:t xml:space="preserve"> = 4) suggested differences in percent change of biomass between nutrient enrichment groups (</w:t>
      </w:r>
      <w:r>
        <w:rPr>
          <w:rFonts w:ascii="Times New Roman" w:eastAsia="Times New Roman" w:hAnsi="Times New Roman" w:cs="Times New Roman"/>
          <w:sz w:val="24"/>
          <w:szCs w:val="24"/>
          <w:highlight w:val="yellow"/>
        </w:rPr>
        <w:t>p = 0.003</w:t>
      </w:r>
      <w:r>
        <w:rPr>
          <w:rFonts w:ascii="Times New Roman" w:eastAsia="Times New Roman" w:hAnsi="Times New Roman" w:cs="Times New Roman"/>
          <w:sz w:val="24"/>
          <w:szCs w:val="24"/>
        </w:rPr>
        <w:t>), indicative of co-limitation by N and P, with N as the primary limiting nutrient. The percent change of DIN+HP was significantly greater than HP (</w:t>
      </w:r>
      <w:r>
        <w:rPr>
          <w:rFonts w:ascii="Times New Roman" w:eastAsia="Times New Roman" w:hAnsi="Times New Roman" w:cs="Times New Roman"/>
          <w:sz w:val="24"/>
          <w:szCs w:val="24"/>
          <w:highlight w:val="yellow"/>
        </w:rPr>
        <w:t>p = 0.0076</w:t>
      </w:r>
      <w:r>
        <w:rPr>
          <w:rFonts w:ascii="Times New Roman" w:eastAsia="Times New Roman" w:hAnsi="Times New Roman" w:cs="Times New Roman"/>
          <w:sz w:val="24"/>
          <w:szCs w:val="24"/>
        </w:rPr>
        <w:t>) and LP (p = 0.</w:t>
      </w:r>
      <w:r w:rsidRPr="00156561">
        <w:rPr>
          <w:rFonts w:ascii="Times New Roman" w:eastAsia="Times New Roman" w:hAnsi="Times New Roman" w:cs="Times New Roman"/>
          <w:sz w:val="24"/>
          <w:szCs w:val="24"/>
        </w:rPr>
        <w:t>01</w:t>
      </w:r>
      <w:r w:rsidRPr="00156561">
        <w:rPr>
          <w:rFonts w:ascii="Times New Roman" w:eastAsia="Times New Roman" w:hAnsi="Times New Roman" w:cs="Times New Roman"/>
          <w:sz w:val="24"/>
          <w:szCs w:val="24"/>
          <w:highlight w:val="yellow"/>
        </w:rPr>
        <w:t>03</w:t>
      </w:r>
      <w:r w:rsidRPr="0015656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DIN+LP percent change in total </w:t>
      </w:r>
      <w:proofErr w:type="spellStart"/>
      <w:r w:rsidR="00B140F2">
        <w:rPr>
          <w:rFonts w:ascii="Times New Roman" w:eastAsia="Times New Roman" w:hAnsi="Times New Roman" w:cs="Times New Roman"/>
          <w:sz w:val="24"/>
          <w:szCs w:val="24"/>
        </w:rPr>
        <w:t>chl</w:t>
      </w:r>
      <w:proofErr w:type="spellEnd"/>
      <w:r w:rsidR="00B140F2">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was also significantly greater than HP (p = 0.01</w:t>
      </w:r>
      <w:r w:rsidRPr="001F5BD6">
        <w:rPr>
          <w:rFonts w:ascii="Times New Roman" w:eastAsia="Times New Roman" w:hAnsi="Times New Roman" w:cs="Times New Roman"/>
          <w:sz w:val="24"/>
          <w:szCs w:val="24"/>
          <w:highlight w:val="yellow"/>
        </w:rPr>
        <w:t>03</w:t>
      </w:r>
      <w:r>
        <w:rPr>
          <w:rFonts w:ascii="Times New Roman" w:eastAsia="Times New Roman" w:hAnsi="Times New Roman" w:cs="Times New Roman"/>
          <w:sz w:val="24"/>
          <w:szCs w:val="24"/>
        </w:rPr>
        <w:t>) and LP (p = 0.02</w:t>
      </w:r>
      <w:r w:rsidRPr="001F5BD6">
        <w:rPr>
          <w:rFonts w:ascii="Times New Roman" w:eastAsia="Times New Roman" w:hAnsi="Times New Roman" w:cs="Times New Roman"/>
          <w:sz w:val="24"/>
          <w:szCs w:val="24"/>
          <w:highlight w:val="yellow"/>
        </w:rPr>
        <w:t>25</w:t>
      </w:r>
      <w:r>
        <w:rPr>
          <w:rFonts w:ascii="Times New Roman" w:eastAsia="Times New Roman" w:hAnsi="Times New Roman" w:cs="Times New Roman"/>
          <w:sz w:val="24"/>
          <w:szCs w:val="24"/>
        </w:rPr>
        <w:t xml:space="preserve">). Percent change for the DIN group did not significantly differ from any other </w:t>
      </w:r>
      <w:r w:rsidR="00C4183E">
        <w:rPr>
          <w:rFonts w:ascii="Times New Roman" w:eastAsia="Times New Roman" w:hAnsi="Times New Roman" w:cs="Times New Roman"/>
          <w:sz w:val="24"/>
          <w:szCs w:val="24"/>
        </w:rPr>
        <w:t>treatment but</w:t>
      </w:r>
      <w:r>
        <w:rPr>
          <w:rFonts w:ascii="Times New Roman" w:eastAsia="Times New Roman" w:hAnsi="Times New Roman" w:cs="Times New Roman"/>
          <w:sz w:val="24"/>
          <w:szCs w:val="24"/>
        </w:rPr>
        <w:t xml:space="preserve"> did generate a greater percent change than the LP or HP groups (</w:t>
      </w:r>
      <w:r w:rsidR="00C4183E">
        <w:rPr>
          <w:rFonts w:ascii="Times New Roman" w:eastAsia="Times New Roman" w:hAnsi="Times New Roman" w:cs="Times New Roman"/>
          <w:sz w:val="24"/>
          <w:szCs w:val="24"/>
        </w:rPr>
        <w:t xml:space="preserve">Fig. </w:t>
      </w:r>
      <w:r>
        <w:rPr>
          <w:rFonts w:ascii="Times New Roman" w:eastAsia="Times New Roman" w:hAnsi="Times New Roman" w:cs="Times New Roman"/>
          <w:sz w:val="24"/>
          <w:szCs w:val="24"/>
        </w:rPr>
        <w:t xml:space="preserve">2).  </w:t>
      </w:r>
    </w:p>
    <w:p w14:paraId="4D0EE1F5" w14:textId="7A6EB041" w:rsidR="00120A1C" w:rsidRDefault="00000000" w:rsidP="00D9524A">
      <w:pPr>
        <w:shd w:val="clear" w:color="auto" w:fill="FFFFFF"/>
        <w:spacing w:before="200" w:after="200"/>
        <w:ind w:firstLine="72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N was the primary limiting nutrient for the May bioassay (</w:t>
      </w:r>
      <w:r>
        <w:rPr>
          <w:rFonts w:ascii="Times New Roman" w:eastAsia="Times New Roman" w:hAnsi="Times New Roman" w:cs="Times New Roman"/>
          <w:color w:val="222222"/>
          <w:sz w:val="24"/>
          <w:szCs w:val="24"/>
          <w:highlight w:val="yellow"/>
        </w:rPr>
        <w:t>Figure A1A</w:t>
      </w:r>
      <w:r>
        <w:rPr>
          <w:rFonts w:ascii="Times New Roman" w:eastAsia="Times New Roman" w:hAnsi="Times New Roman" w:cs="Times New Roman"/>
          <w:color w:val="222222"/>
          <w:sz w:val="24"/>
          <w:szCs w:val="24"/>
        </w:rPr>
        <w:t>). Biomass increased significantly from the control in response to the DIN, HP, DIN + LP, and DIN + HP treatments, with the strongest increases in the combined nutrient treatments, followed by the DIN enrichment (</w:t>
      </w:r>
      <w:r>
        <w:rPr>
          <w:rFonts w:ascii="Times New Roman" w:eastAsia="Times New Roman" w:hAnsi="Times New Roman" w:cs="Times New Roman"/>
          <w:color w:val="222222"/>
          <w:sz w:val="24"/>
          <w:szCs w:val="24"/>
          <w:highlight w:val="yellow"/>
        </w:rPr>
        <w:t>Table A1</w:t>
      </w:r>
      <w:r>
        <w:rPr>
          <w:rFonts w:ascii="Times New Roman" w:eastAsia="Times New Roman" w:hAnsi="Times New Roman" w:cs="Times New Roman"/>
          <w:color w:val="222222"/>
          <w:sz w:val="24"/>
          <w:szCs w:val="24"/>
        </w:rPr>
        <w:t>). The June bioassay demonstrated serial limitation with N as the primary limiting nutrient, as the response to the combined nutrient treatments was stronger than the DIN treatment, and all N treatments induced a stronger response than P only treatments (</w:t>
      </w:r>
      <w:r>
        <w:rPr>
          <w:rFonts w:ascii="Times New Roman" w:eastAsia="Times New Roman" w:hAnsi="Times New Roman" w:cs="Times New Roman"/>
          <w:color w:val="222222"/>
          <w:sz w:val="24"/>
          <w:szCs w:val="24"/>
          <w:highlight w:val="yellow"/>
        </w:rPr>
        <w:t>Fig. A1B, Table A1</w:t>
      </w:r>
      <w:r>
        <w:rPr>
          <w:rFonts w:ascii="Times New Roman" w:eastAsia="Times New Roman" w:hAnsi="Times New Roman" w:cs="Times New Roman"/>
          <w:color w:val="222222"/>
          <w:sz w:val="24"/>
          <w:szCs w:val="24"/>
        </w:rPr>
        <w:t>). N was the single limiting nutrient for the July bioassay, only the DIN, DIN +LP, and DIN + HP groups showed a significant increase in biomass compared to the control, and there was no difference in biomass between the N alone and N+P treatments (</w:t>
      </w:r>
      <w:r>
        <w:rPr>
          <w:rFonts w:ascii="Times New Roman" w:eastAsia="Times New Roman" w:hAnsi="Times New Roman" w:cs="Times New Roman"/>
          <w:color w:val="222222"/>
          <w:sz w:val="24"/>
          <w:szCs w:val="24"/>
          <w:highlight w:val="yellow"/>
        </w:rPr>
        <w:t>Figure A1C, Table A1</w:t>
      </w:r>
      <w:r>
        <w:rPr>
          <w:rFonts w:ascii="Times New Roman" w:eastAsia="Times New Roman" w:hAnsi="Times New Roman" w:cs="Times New Roman"/>
          <w:color w:val="222222"/>
          <w:sz w:val="24"/>
          <w:szCs w:val="24"/>
        </w:rPr>
        <w:t>). In the September bioassay, N was the primary limiting nutrient (Figure A1D). All nutrient enrichments other than LP led to a significant increase in biomass compared to the control, but the DIN treatment had the strongest response (</w:t>
      </w:r>
      <w:r>
        <w:rPr>
          <w:rFonts w:ascii="Times New Roman" w:eastAsia="Times New Roman" w:hAnsi="Times New Roman" w:cs="Times New Roman"/>
          <w:color w:val="222222"/>
          <w:sz w:val="24"/>
          <w:szCs w:val="24"/>
          <w:highlight w:val="yellow"/>
        </w:rPr>
        <w:t>Table A1</w:t>
      </w:r>
      <w:r>
        <w:rPr>
          <w:rFonts w:ascii="Times New Roman" w:eastAsia="Times New Roman" w:hAnsi="Times New Roman" w:cs="Times New Roman"/>
          <w:color w:val="222222"/>
          <w:sz w:val="24"/>
          <w:szCs w:val="24"/>
        </w:rPr>
        <w:t xml:space="preserve">). </w:t>
      </w:r>
    </w:p>
    <w:p w14:paraId="2B851661" w14:textId="77777777" w:rsidR="00D9524A" w:rsidRDefault="00D9524A" w:rsidP="00D9524A">
      <w:pPr>
        <w:shd w:val="clear" w:color="auto" w:fill="FFFFFF"/>
        <w:spacing w:before="200" w:after="200"/>
        <w:ind w:firstLine="720"/>
        <w:rPr>
          <w:rFonts w:ascii="Times New Roman" w:eastAsia="Times New Roman" w:hAnsi="Times New Roman" w:cs="Times New Roman"/>
          <w:color w:val="222222"/>
          <w:sz w:val="24"/>
          <w:szCs w:val="24"/>
        </w:rPr>
      </w:pPr>
    </w:p>
    <w:p w14:paraId="4EFF4048" w14:textId="77777777" w:rsidR="00120A1C" w:rsidRDefault="00000000">
      <w:pPr>
        <w:shd w:val="clear" w:color="auto" w:fill="FFFFFF"/>
        <w:spacing w:before="200" w:after="200"/>
        <w:rPr>
          <w:rFonts w:ascii="Times New Roman" w:eastAsia="Times New Roman" w:hAnsi="Times New Roman" w:cs="Times New Roman"/>
          <w:i/>
          <w:sz w:val="24"/>
          <w:szCs w:val="24"/>
        </w:rPr>
      </w:pPr>
      <w:r>
        <w:rPr>
          <w:rFonts w:ascii="Times New Roman" w:eastAsia="Times New Roman" w:hAnsi="Times New Roman" w:cs="Times New Roman"/>
          <w:i/>
          <w:sz w:val="24"/>
          <w:szCs w:val="24"/>
        </w:rPr>
        <w:t>Community Composition response to Nutrient Enrichment</w:t>
      </w:r>
    </w:p>
    <w:p w14:paraId="3151E08D" w14:textId="77777777" w:rsidR="00120A1C" w:rsidRDefault="00120A1C">
      <w:pPr>
        <w:rPr>
          <w:rFonts w:ascii="Times New Roman" w:eastAsia="Times New Roman" w:hAnsi="Times New Roman" w:cs="Times New Roman"/>
          <w:sz w:val="24"/>
          <w:szCs w:val="24"/>
        </w:rPr>
      </w:pPr>
    </w:p>
    <w:p w14:paraId="2D204542"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565E9EC" wp14:editId="71CBD71A">
            <wp:extent cx="5943600" cy="53975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943600" cy="5397500"/>
                    </a:xfrm>
                    <a:prstGeom prst="rect">
                      <a:avLst/>
                    </a:prstGeom>
                    <a:ln/>
                  </pic:spPr>
                </pic:pic>
              </a:graphicData>
            </a:graphic>
          </wp:inline>
        </w:drawing>
      </w:r>
    </w:p>
    <w:p w14:paraId="4A0DCC1E" w14:textId="4A5EEACA" w:rsidR="00120A1C" w:rsidRDefault="00000000">
      <w:pPr>
        <w:rPr>
          <w:rFonts w:ascii="Times New Roman" w:eastAsia="Times New Roman" w:hAnsi="Times New Roman" w:cs="Times New Roman"/>
          <w:color w:val="222222"/>
          <w:sz w:val="20"/>
          <w:szCs w:val="20"/>
        </w:rPr>
      </w:pPr>
      <w:r>
        <w:rPr>
          <w:rFonts w:ascii="Times New Roman" w:eastAsia="Times New Roman" w:hAnsi="Times New Roman" w:cs="Times New Roman"/>
          <w:b/>
          <w:sz w:val="20"/>
          <w:szCs w:val="20"/>
        </w:rPr>
        <w:t xml:space="preserve">Figure 3. </w:t>
      </w:r>
      <w:r>
        <w:rPr>
          <w:rFonts w:ascii="Times New Roman" w:eastAsia="Times New Roman" w:hAnsi="Times New Roman" w:cs="Times New Roman"/>
          <w:sz w:val="20"/>
          <w:szCs w:val="20"/>
        </w:rPr>
        <w:t xml:space="preserve">Biomass of taxonomic groups </w:t>
      </w:r>
      <w:r>
        <w:rPr>
          <w:rFonts w:ascii="Times New Roman" w:eastAsia="Times New Roman" w:hAnsi="Times New Roman" w:cs="Times New Roman"/>
          <w:color w:val="222222"/>
          <w:sz w:val="20"/>
          <w:szCs w:val="20"/>
        </w:rPr>
        <w:t>(</w:t>
      </w:r>
      <w:bookmarkStart w:id="46" w:name="_Hlk159756116"/>
      <w:r w:rsidR="00C4183E">
        <w:rPr>
          <w:rFonts w:ascii="Times New Roman" w:eastAsia="Times New Roman" w:hAnsi="Times New Roman" w:cs="Times New Roman"/>
          <w:color w:val="222222"/>
          <w:sz w:val="20"/>
          <w:szCs w:val="20"/>
        </w:rPr>
        <w:t>µ</w:t>
      </w:r>
      <w:r>
        <w:rPr>
          <w:rFonts w:ascii="Times New Roman" w:eastAsia="Times New Roman" w:hAnsi="Times New Roman" w:cs="Times New Roman"/>
          <w:color w:val="222222"/>
          <w:sz w:val="20"/>
          <w:szCs w:val="20"/>
        </w:rPr>
        <w:t>g</w:t>
      </w:r>
      <w:r w:rsidR="00C4183E">
        <w:rPr>
          <w:rFonts w:ascii="Times New Roman" w:eastAsia="Times New Roman" w:hAnsi="Times New Roman" w:cs="Times New Roman"/>
          <w:color w:val="222222"/>
          <w:sz w:val="20"/>
          <w:szCs w:val="20"/>
        </w:rPr>
        <w:t xml:space="preserve"> </w:t>
      </w:r>
      <w:proofErr w:type="spellStart"/>
      <w:r w:rsidR="00C4183E">
        <w:rPr>
          <w:rFonts w:ascii="Times New Roman" w:eastAsia="Times New Roman" w:hAnsi="Times New Roman" w:cs="Times New Roman"/>
          <w:color w:val="222222"/>
          <w:sz w:val="20"/>
          <w:szCs w:val="20"/>
        </w:rPr>
        <w:t>chl</w:t>
      </w:r>
      <w:proofErr w:type="spellEnd"/>
      <w:r w:rsidR="00C4183E">
        <w:rPr>
          <w:rFonts w:ascii="Times New Roman" w:eastAsia="Times New Roman" w:hAnsi="Times New Roman" w:cs="Times New Roman"/>
          <w:color w:val="222222"/>
          <w:sz w:val="20"/>
          <w:szCs w:val="20"/>
        </w:rPr>
        <w:t xml:space="preserve"> </w:t>
      </w:r>
      <w:r w:rsidR="00C4183E" w:rsidRPr="000727FE">
        <w:rPr>
          <w:rFonts w:ascii="Times New Roman" w:eastAsia="Times New Roman" w:hAnsi="Times New Roman" w:cs="Times New Roman"/>
          <w:i/>
          <w:iCs/>
          <w:color w:val="222222"/>
          <w:sz w:val="20"/>
          <w:szCs w:val="20"/>
        </w:rPr>
        <w:t>a</w:t>
      </w:r>
      <w:r>
        <w:rPr>
          <w:rFonts w:ascii="Times New Roman" w:eastAsia="Times New Roman" w:hAnsi="Times New Roman" w:cs="Times New Roman"/>
          <w:color w:val="222222"/>
          <w:sz w:val="20"/>
          <w:szCs w:val="20"/>
        </w:rPr>
        <w:t xml:space="preserve"> l</w:t>
      </w:r>
      <w:r>
        <w:rPr>
          <w:rFonts w:ascii="Times New Roman" w:eastAsia="Times New Roman" w:hAnsi="Times New Roman" w:cs="Times New Roman"/>
          <w:color w:val="222222"/>
          <w:sz w:val="20"/>
          <w:szCs w:val="20"/>
          <w:vertAlign w:val="superscript"/>
        </w:rPr>
        <w:t>-1</w:t>
      </w:r>
      <w:bookmarkEnd w:id="46"/>
      <w:r>
        <w:rPr>
          <w:rFonts w:ascii="Times New Roman" w:eastAsia="Times New Roman" w:hAnsi="Times New Roman" w:cs="Times New Roman"/>
          <w:color w:val="222222"/>
          <w:sz w:val="20"/>
          <w:szCs w:val="20"/>
        </w:rPr>
        <w:t xml:space="preserve">) for all treatment groups in the May bioassay (A) and percent change relative to control for all taxonomic groups in the May bioassay (B). The black dashed line represents no change from control. Bars above the line represent an increase in biomass relative to the control and bars below the line represent a decrease in biomass relative to the control. Values were derived from analysis with </w:t>
      </w:r>
      <w:proofErr w:type="spellStart"/>
      <w:r>
        <w:rPr>
          <w:rFonts w:ascii="Times New Roman" w:eastAsia="Times New Roman" w:hAnsi="Times New Roman" w:cs="Times New Roman"/>
          <w:color w:val="222222"/>
          <w:sz w:val="20"/>
          <w:szCs w:val="20"/>
        </w:rPr>
        <w:t>PhytoClass</w:t>
      </w:r>
      <w:proofErr w:type="spellEnd"/>
      <w:r>
        <w:rPr>
          <w:rFonts w:ascii="Times New Roman" w:eastAsia="Times New Roman" w:hAnsi="Times New Roman" w:cs="Times New Roman"/>
          <w:color w:val="222222"/>
          <w:sz w:val="20"/>
          <w:szCs w:val="20"/>
        </w:rPr>
        <w:t xml:space="preserve"> software.</w:t>
      </w:r>
    </w:p>
    <w:p w14:paraId="0E5C7E42" w14:textId="77777777" w:rsidR="00120A1C" w:rsidRDefault="00120A1C">
      <w:pPr>
        <w:rPr>
          <w:rFonts w:ascii="Times New Roman" w:eastAsia="Times New Roman" w:hAnsi="Times New Roman" w:cs="Times New Roman"/>
          <w:color w:val="222222"/>
          <w:sz w:val="20"/>
          <w:szCs w:val="20"/>
        </w:rPr>
      </w:pPr>
    </w:p>
    <w:p w14:paraId="0D6457E9" w14:textId="77777777" w:rsidR="00120A1C" w:rsidRDefault="00120A1C">
      <w:pPr>
        <w:ind w:firstLine="720"/>
        <w:rPr>
          <w:rFonts w:ascii="Times New Roman" w:eastAsia="Times New Roman" w:hAnsi="Times New Roman" w:cs="Times New Roman"/>
          <w:color w:val="222222"/>
          <w:sz w:val="24"/>
          <w:szCs w:val="24"/>
        </w:rPr>
      </w:pPr>
    </w:p>
    <w:p w14:paraId="5D8D4662" w14:textId="77777777" w:rsidR="00120A1C" w:rsidRDefault="00000000">
      <w:pPr>
        <w:rPr>
          <w:rFonts w:ascii="Times New Roman" w:eastAsia="Times New Roman" w:hAnsi="Times New Roman" w:cs="Times New Roman"/>
          <w:color w:val="222222"/>
          <w:sz w:val="20"/>
          <w:szCs w:val="20"/>
        </w:rPr>
      </w:pPr>
      <w:r>
        <w:rPr>
          <w:rFonts w:ascii="Times New Roman" w:eastAsia="Times New Roman" w:hAnsi="Times New Roman" w:cs="Times New Roman"/>
          <w:noProof/>
          <w:color w:val="222222"/>
          <w:sz w:val="20"/>
          <w:szCs w:val="20"/>
        </w:rPr>
        <w:drawing>
          <wp:inline distT="114300" distB="114300" distL="114300" distR="114300" wp14:anchorId="3407EE84" wp14:editId="2F56115A">
            <wp:extent cx="5943600" cy="53975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943600" cy="5397500"/>
                    </a:xfrm>
                    <a:prstGeom prst="rect">
                      <a:avLst/>
                    </a:prstGeom>
                    <a:ln/>
                  </pic:spPr>
                </pic:pic>
              </a:graphicData>
            </a:graphic>
          </wp:inline>
        </w:drawing>
      </w:r>
    </w:p>
    <w:p w14:paraId="0FD1F50C" w14:textId="7FD8FCF4" w:rsidR="00120A1C" w:rsidRDefault="00000000">
      <w:pPr>
        <w:rPr>
          <w:rFonts w:ascii="Times New Roman" w:eastAsia="Times New Roman" w:hAnsi="Times New Roman" w:cs="Times New Roman"/>
          <w:color w:val="222222"/>
          <w:sz w:val="20"/>
          <w:szCs w:val="20"/>
        </w:rPr>
      </w:pPr>
      <w:r>
        <w:rPr>
          <w:rFonts w:ascii="Times New Roman" w:eastAsia="Times New Roman" w:hAnsi="Times New Roman" w:cs="Times New Roman"/>
          <w:b/>
          <w:sz w:val="20"/>
          <w:szCs w:val="20"/>
        </w:rPr>
        <w:t xml:space="preserve">Figure 4. </w:t>
      </w:r>
      <w:r>
        <w:rPr>
          <w:rFonts w:ascii="Times New Roman" w:eastAsia="Times New Roman" w:hAnsi="Times New Roman" w:cs="Times New Roman"/>
          <w:sz w:val="20"/>
          <w:szCs w:val="20"/>
        </w:rPr>
        <w:t xml:space="preserve">Biomass of taxonomic groups </w:t>
      </w:r>
      <w:r>
        <w:rPr>
          <w:rFonts w:ascii="Times New Roman" w:eastAsia="Times New Roman" w:hAnsi="Times New Roman" w:cs="Times New Roman"/>
          <w:color w:val="222222"/>
          <w:sz w:val="20"/>
          <w:szCs w:val="20"/>
        </w:rPr>
        <w:t>(</w:t>
      </w:r>
      <w:r w:rsidR="00C4183E">
        <w:rPr>
          <w:rFonts w:ascii="Times New Roman" w:eastAsia="Times New Roman" w:hAnsi="Times New Roman" w:cs="Times New Roman"/>
          <w:color w:val="222222"/>
          <w:sz w:val="20"/>
          <w:szCs w:val="20"/>
        </w:rPr>
        <w:t xml:space="preserve">µg </w:t>
      </w:r>
      <w:proofErr w:type="spellStart"/>
      <w:r w:rsidR="00C4183E">
        <w:rPr>
          <w:rFonts w:ascii="Times New Roman" w:eastAsia="Times New Roman" w:hAnsi="Times New Roman" w:cs="Times New Roman"/>
          <w:color w:val="222222"/>
          <w:sz w:val="20"/>
          <w:szCs w:val="20"/>
        </w:rPr>
        <w:t>chl</w:t>
      </w:r>
      <w:proofErr w:type="spellEnd"/>
      <w:r w:rsidR="00C4183E">
        <w:rPr>
          <w:rFonts w:ascii="Times New Roman" w:eastAsia="Times New Roman" w:hAnsi="Times New Roman" w:cs="Times New Roman"/>
          <w:color w:val="222222"/>
          <w:sz w:val="20"/>
          <w:szCs w:val="20"/>
        </w:rPr>
        <w:t xml:space="preserve"> </w:t>
      </w:r>
      <w:r w:rsidR="00C4183E" w:rsidRPr="000012A9">
        <w:rPr>
          <w:rFonts w:ascii="Times New Roman" w:eastAsia="Times New Roman" w:hAnsi="Times New Roman" w:cs="Times New Roman"/>
          <w:i/>
          <w:iCs/>
          <w:color w:val="222222"/>
          <w:sz w:val="20"/>
          <w:szCs w:val="20"/>
        </w:rPr>
        <w:t>a</w:t>
      </w:r>
      <w:r w:rsidR="00C4183E">
        <w:rPr>
          <w:rFonts w:ascii="Times New Roman" w:eastAsia="Times New Roman" w:hAnsi="Times New Roman" w:cs="Times New Roman"/>
          <w:color w:val="222222"/>
          <w:sz w:val="20"/>
          <w:szCs w:val="20"/>
        </w:rPr>
        <w:t xml:space="preserve"> l</w:t>
      </w:r>
      <w:r w:rsidR="00C4183E">
        <w:rPr>
          <w:rFonts w:ascii="Times New Roman" w:eastAsia="Times New Roman" w:hAnsi="Times New Roman" w:cs="Times New Roman"/>
          <w:color w:val="222222"/>
          <w:sz w:val="20"/>
          <w:szCs w:val="20"/>
          <w:vertAlign w:val="superscript"/>
        </w:rPr>
        <w:t>-1</w:t>
      </w:r>
      <w:r>
        <w:rPr>
          <w:rFonts w:ascii="Times New Roman" w:eastAsia="Times New Roman" w:hAnsi="Times New Roman" w:cs="Times New Roman"/>
          <w:color w:val="222222"/>
          <w:sz w:val="20"/>
          <w:szCs w:val="20"/>
        </w:rPr>
        <w:t xml:space="preserve">) </w:t>
      </w:r>
      <w:r>
        <w:rPr>
          <w:rFonts w:ascii="Times New Roman" w:eastAsia="Times New Roman" w:hAnsi="Times New Roman" w:cs="Times New Roman"/>
          <w:color w:val="222222"/>
          <w:sz w:val="20"/>
          <w:szCs w:val="20"/>
        </w:rPr>
        <w:t xml:space="preserve">for all treatment groups in the June bioassay (A) and percent change relative to control for all taxonomic groups in the June bioassay (B). The black dashed line represents no change from control. Values above the line represent an increase in biomass relative to the control and values below the line represent a decrease in biomass relative to the control. Values were derived from analysis with </w:t>
      </w:r>
      <w:proofErr w:type="spellStart"/>
      <w:r>
        <w:rPr>
          <w:rFonts w:ascii="Times New Roman" w:eastAsia="Times New Roman" w:hAnsi="Times New Roman" w:cs="Times New Roman"/>
          <w:color w:val="222222"/>
          <w:sz w:val="20"/>
          <w:szCs w:val="20"/>
        </w:rPr>
        <w:t>PhytoClass</w:t>
      </w:r>
      <w:proofErr w:type="spellEnd"/>
      <w:r>
        <w:rPr>
          <w:rFonts w:ascii="Times New Roman" w:eastAsia="Times New Roman" w:hAnsi="Times New Roman" w:cs="Times New Roman"/>
          <w:color w:val="222222"/>
          <w:sz w:val="20"/>
          <w:szCs w:val="20"/>
        </w:rPr>
        <w:t xml:space="preserve"> software.</w:t>
      </w:r>
    </w:p>
    <w:p w14:paraId="04B27FDD" w14:textId="77777777" w:rsidR="00120A1C" w:rsidRDefault="00120A1C">
      <w:pPr>
        <w:rPr>
          <w:rFonts w:ascii="Times New Roman" w:eastAsia="Times New Roman" w:hAnsi="Times New Roman" w:cs="Times New Roman"/>
          <w:color w:val="222222"/>
          <w:sz w:val="20"/>
          <w:szCs w:val="20"/>
        </w:rPr>
      </w:pPr>
    </w:p>
    <w:p w14:paraId="4EE00518" w14:textId="77777777" w:rsidR="00120A1C" w:rsidRDefault="00120A1C">
      <w:pPr>
        <w:rPr>
          <w:rFonts w:ascii="Times New Roman" w:eastAsia="Times New Roman" w:hAnsi="Times New Roman" w:cs="Times New Roman"/>
          <w:sz w:val="24"/>
          <w:szCs w:val="24"/>
        </w:rPr>
      </w:pPr>
    </w:p>
    <w:p w14:paraId="03305253"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3E4638B" wp14:editId="3BCB87AA">
            <wp:extent cx="5943600" cy="53975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5397500"/>
                    </a:xfrm>
                    <a:prstGeom prst="rect">
                      <a:avLst/>
                    </a:prstGeom>
                    <a:ln/>
                  </pic:spPr>
                </pic:pic>
              </a:graphicData>
            </a:graphic>
          </wp:inline>
        </w:drawing>
      </w:r>
    </w:p>
    <w:p w14:paraId="6FD2DD24" w14:textId="0EA679DC" w:rsidR="00120A1C" w:rsidRDefault="00000000">
      <w:pPr>
        <w:rPr>
          <w:rFonts w:ascii="Times New Roman" w:eastAsia="Times New Roman" w:hAnsi="Times New Roman" w:cs="Times New Roman"/>
          <w:color w:val="222222"/>
          <w:sz w:val="20"/>
          <w:szCs w:val="20"/>
        </w:rPr>
      </w:pPr>
      <w:r>
        <w:rPr>
          <w:rFonts w:ascii="Times New Roman" w:eastAsia="Times New Roman" w:hAnsi="Times New Roman" w:cs="Times New Roman"/>
          <w:b/>
          <w:sz w:val="20"/>
          <w:szCs w:val="20"/>
        </w:rPr>
        <w:t xml:space="preserve">Figure 5. </w:t>
      </w:r>
      <w:r>
        <w:rPr>
          <w:rFonts w:ascii="Times New Roman" w:eastAsia="Times New Roman" w:hAnsi="Times New Roman" w:cs="Times New Roman"/>
          <w:sz w:val="20"/>
          <w:szCs w:val="20"/>
        </w:rPr>
        <w:t xml:space="preserve">Biomass of taxonomic groups </w:t>
      </w:r>
      <w:r>
        <w:rPr>
          <w:rFonts w:ascii="Times New Roman" w:eastAsia="Times New Roman" w:hAnsi="Times New Roman" w:cs="Times New Roman"/>
          <w:color w:val="222222"/>
          <w:sz w:val="20"/>
          <w:szCs w:val="20"/>
        </w:rPr>
        <w:t>(</w:t>
      </w:r>
      <w:r w:rsidR="00F9561D">
        <w:rPr>
          <w:rFonts w:ascii="Times New Roman" w:eastAsia="Times New Roman" w:hAnsi="Times New Roman" w:cs="Times New Roman"/>
          <w:color w:val="222222"/>
          <w:sz w:val="20"/>
          <w:szCs w:val="20"/>
        </w:rPr>
        <w:t xml:space="preserve">µg </w:t>
      </w:r>
      <w:proofErr w:type="spellStart"/>
      <w:r w:rsidR="00F9561D">
        <w:rPr>
          <w:rFonts w:ascii="Times New Roman" w:eastAsia="Times New Roman" w:hAnsi="Times New Roman" w:cs="Times New Roman"/>
          <w:color w:val="222222"/>
          <w:sz w:val="20"/>
          <w:szCs w:val="20"/>
        </w:rPr>
        <w:t>chl</w:t>
      </w:r>
      <w:proofErr w:type="spellEnd"/>
      <w:r w:rsidR="00F9561D">
        <w:rPr>
          <w:rFonts w:ascii="Times New Roman" w:eastAsia="Times New Roman" w:hAnsi="Times New Roman" w:cs="Times New Roman"/>
          <w:color w:val="222222"/>
          <w:sz w:val="20"/>
          <w:szCs w:val="20"/>
        </w:rPr>
        <w:t xml:space="preserve"> </w:t>
      </w:r>
      <w:r w:rsidR="00F9561D" w:rsidRPr="000012A9">
        <w:rPr>
          <w:rFonts w:ascii="Times New Roman" w:eastAsia="Times New Roman" w:hAnsi="Times New Roman" w:cs="Times New Roman"/>
          <w:i/>
          <w:iCs/>
          <w:color w:val="222222"/>
          <w:sz w:val="20"/>
          <w:szCs w:val="20"/>
        </w:rPr>
        <w:t>a</w:t>
      </w:r>
      <w:r w:rsidR="00F9561D">
        <w:rPr>
          <w:rFonts w:ascii="Times New Roman" w:eastAsia="Times New Roman" w:hAnsi="Times New Roman" w:cs="Times New Roman"/>
          <w:color w:val="222222"/>
          <w:sz w:val="20"/>
          <w:szCs w:val="20"/>
        </w:rPr>
        <w:t xml:space="preserve"> l</w:t>
      </w:r>
      <w:r w:rsidR="00F9561D">
        <w:rPr>
          <w:rFonts w:ascii="Times New Roman" w:eastAsia="Times New Roman" w:hAnsi="Times New Roman" w:cs="Times New Roman"/>
          <w:color w:val="222222"/>
          <w:sz w:val="20"/>
          <w:szCs w:val="20"/>
          <w:vertAlign w:val="superscript"/>
        </w:rPr>
        <w:t>-1</w:t>
      </w:r>
      <w:r>
        <w:rPr>
          <w:rFonts w:ascii="Times New Roman" w:eastAsia="Times New Roman" w:hAnsi="Times New Roman" w:cs="Times New Roman"/>
          <w:color w:val="222222"/>
          <w:sz w:val="20"/>
          <w:szCs w:val="20"/>
        </w:rPr>
        <w:t xml:space="preserve">) for all treatment groups in the July bioassay (A) and percent change relative to control for all taxonomic groups in the July bioassay (B). The black dashed line represents no change from control. Values above the line represent an increase in biomass relative to the control and values below the line represent a decrease in biomass relative to the control. Values were derived from analysis with </w:t>
      </w:r>
      <w:proofErr w:type="spellStart"/>
      <w:r>
        <w:rPr>
          <w:rFonts w:ascii="Times New Roman" w:eastAsia="Times New Roman" w:hAnsi="Times New Roman" w:cs="Times New Roman"/>
          <w:color w:val="222222"/>
          <w:sz w:val="20"/>
          <w:szCs w:val="20"/>
        </w:rPr>
        <w:t>PhytoClass</w:t>
      </w:r>
      <w:proofErr w:type="spellEnd"/>
      <w:r>
        <w:rPr>
          <w:rFonts w:ascii="Times New Roman" w:eastAsia="Times New Roman" w:hAnsi="Times New Roman" w:cs="Times New Roman"/>
          <w:color w:val="222222"/>
          <w:sz w:val="20"/>
          <w:szCs w:val="20"/>
        </w:rPr>
        <w:t xml:space="preserve"> software.</w:t>
      </w:r>
    </w:p>
    <w:p w14:paraId="077AA79E" w14:textId="77777777" w:rsidR="00120A1C" w:rsidRDefault="00120A1C">
      <w:pPr>
        <w:rPr>
          <w:rFonts w:ascii="Times New Roman" w:eastAsia="Times New Roman" w:hAnsi="Times New Roman" w:cs="Times New Roman"/>
          <w:sz w:val="24"/>
          <w:szCs w:val="24"/>
        </w:rPr>
      </w:pPr>
    </w:p>
    <w:p w14:paraId="077D146B" w14:textId="77777777" w:rsidR="00120A1C" w:rsidRDefault="00120A1C">
      <w:pPr>
        <w:rPr>
          <w:rFonts w:ascii="Times New Roman" w:eastAsia="Times New Roman" w:hAnsi="Times New Roman" w:cs="Times New Roman"/>
          <w:sz w:val="24"/>
          <w:szCs w:val="24"/>
        </w:rPr>
      </w:pPr>
    </w:p>
    <w:p w14:paraId="6485134D"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A205921" wp14:editId="16080EB3">
            <wp:extent cx="5943600" cy="53975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5397500"/>
                    </a:xfrm>
                    <a:prstGeom prst="rect">
                      <a:avLst/>
                    </a:prstGeom>
                    <a:ln/>
                  </pic:spPr>
                </pic:pic>
              </a:graphicData>
            </a:graphic>
          </wp:inline>
        </w:drawing>
      </w:r>
    </w:p>
    <w:p w14:paraId="60426748" w14:textId="7AA1C954" w:rsidR="00120A1C" w:rsidRDefault="00000000">
      <w:pPr>
        <w:rPr>
          <w:rFonts w:ascii="Times New Roman" w:eastAsia="Times New Roman" w:hAnsi="Times New Roman" w:cs="Times New Roman"/>
          <w:color w:val="222222"/>
          <w:sz w:val="20"/>
          <w:szCs w:val="20"/>
        </w:rPr>
      </w:pPr>
      <w:r>
        <w:rPr>
          <w:rFonts w:ascii="Times New Roman" w:eastAsia="Times New Roman" w:hAnsi="Times New Roman" w:cs="Times New Roman"/>
          <w:b/>
          <w:sz w:val="20"/>
          <w:szCs w:val="20"/>
        </w:rPr>
        <w:t xml:space="preserve">Figure 6. </w:t>
      </w:r>
      <w:r>
        <w:rPr>
          <w:rFonts w:ascii="Times New Roman" w:eastAsia="Times New Roman" w:hAnsi="Times New Roman" w:cs="Times New Roman"/>
          <w:sz w:val="20"/>
          <w:szCs w:val="20"/>
        </w:rPr>
        <w:t xml:space="preserve">Biomass of taxonomic groups </w:t>
      </w:r>
      <w:r>
        <w:rPr>
          <w:rFonts w:ascii="Times New Roman" w:eastAsia="Times New Roman" w:hAnsi="Times New Roman" w:cs="Times New Roman"/>
          <w:color w:val="222222"/>
          <w:sz w:val="20"/>
          <w:szCs w:val="20"/>
        </w:rPr>
        <w:t>(</w:t>
      </w:r>
      <w:r w:rsidR="00F9561D">
        <w:rPr>
          <w:rFonts w:ascii="Times New Roman" w:eastAsia="Times New Roman" w:hAnsi="Times New Roman" w:cs="Times New Roman"/>
          <w:color w:val="222222"/>
          <w:sz w:val="20"/>
          <w:szCs w:val="20"/>
        </w:rPr>
        <w:t xml:space="preserve">µg </w:t>
      </w:r>
      <w:proofErr w:type="spellStart"/>
      <w:r w:rsidR="00F9561D">
        <w:rPr>
          <w:rFonts w:ascii="Times New Roman" w:eastAsia="Times New Roman" w:hAnsi="Times New Roman" w:cs="Times New Roman"/>
          <w:color w:val="222222"/>
          <w:sz w:val="20"/>
          <w:szCs w:val="20"/>
        </w:rPr>
        <w:t>chl</w:t>
      </w:r>
      <w:proofErr w:type="spellEnd"/>
      <w:r w:rsidR="00F9561D">
        <w:rPr>
          <w:rFonts w:ascii="Times New Roman" w:eastAsia="Times New Roman" w:hAnsi="Times New Roman" w:cs="Times New Roman"/>
          <w:color w:val="222222"/>
          <w:sz w:val="20"/>
          <w:szCs w:val="20"/>
        </w:rPr>
        <w:t xml:space="preserve"> </w:t>
      </w:r>
      <w:r w:rsidR="00F9561D" w:rsidRPr="000012A9">
        <w:rPr>
          <w:rFonts w:ascii="Times New Roman" w:eastAsia="Times New Roman" w:hAnsi="Times New Roman" w:cs="Times New Roman"/>
          <w:i/>
          <w:iCs/>
          <w:color w:val="222222"/>
          <w:sz w:val="20"/>
          <w:szCs w:val="20"/>
        </w:rPr>
        <w:t>a</w:t>
      </w:r>
      <w:r w:rsidR="00F9561D">
        <w:rPr>
          <w:rFonts w:ascii="Times New Roman" w:eastAsia="Times New Roman" w:hAnsi="Times New Roman" w:cs="Times New Roman"/>
          <w:color w:val="222222"/>
          <w:sz w:val="20"/>
          <w:szCs w:val="20"/>
        </w:rPr>
        <w:t xml:space="preserve"> l</w:t>
      </w:r>
      <w:r w:rsidR="00F9561D">
        <w:rPr>
          <w:rFonts w:ascii="Times New Roman" w:eastAsia="Times New Roman" w:hAnsi="Times New Roman" w:cs="Times New Roman"/>
          <w:color w:val="222222"/>
          <w:sz w:val="20"/>
          <w:szCs w:val="20"/>
          <w:vertAlign w:val="superscript"/>
        </w:rPr>
        <w:t>-1</w:t>
      </w:r>
      <w:r>
        <w:rPr>
          <w:rFonts w:ascii="Times New Roman" w:eastAsia="Times New Roman" w:hAnsi="Times New Roman" w:cs="Times New Roman"/>
          <w:color w:val="222222"/>
          <w:sz w:val="20"/>
          <w:szCs w:val="20"/>
        </w:rPr>
        <w:t xml:space="preserve">) for all treatment groups in the September bioassay (A) and percent change relative to control for all taxonomic groups in the September bioassay (B). The black dashed line represents no change from control. Values above the line represent an increase in biomass relative to the control and values below the line represent a decrease in biomass relative to the control. Values were derived from analysis with </w:t>
      </w:r>
      <w:proofErr w:type="spellStart"/>
      <w:r>
        <w:rPr>
          <w:rFonts w:ascii="Times New Roman" w:eastAsia="Times New Roman" w:hAnsi="Times New Roman" w:cs="Times New Roman"/>
          <w:color w:val="222222"/>
          <w:sz w:val="20"/>
          <w:szCs w:val="20"/>
        </w:rPr>
        <w:t>PhytoClass</w:t>
      </w:r>
      <w:proofErr w:type="spellEnd"/>
      <w:r>
        <w:rPr>
          <w:rFonts w:ascii="Times New Roman" w:eastAsia="Times New Roman" w:hAnsi="Times New Roman" w:cs="Times New Roman"/>
          <w:color w:val="222222"/>
          <w:sz w:val="20"/>
          <w:szCs w:val="20"/>
        </w:rPr>
        <w:t xml:space="preserve"> software.</w:t>
      </w:r>
    </w:p>
    <w:p w14:paraId="6E812E17" w14:textId="77777777" w:rsidR="00120A1C" w:rsidRDefault="00120A1C">
      <w:pPr>
        <w:rPr>
          <w:rFonts w:ascii="Times New Roman" w:eastAsia="Times New Roman" w:hAnsi="Times New Roman" w:cs="Times New Roman"/>
          <w:sz w:val="24"/>
          <w:szCs w:val="24"/>
        </w:rPr>
      </w:pPr>
    </w:p>
    <w:p w14:paraId="6CD208A3" w14:textId="73AEE051" w:rsidR="00120A1C" w:rsidRDefault="00000000">
      <w:pPr>
        <w:ind w:firstLine="720"/>
        <w:rPr>
          <w:rFonts w:ascii="Times New Roman" w:eastAsia="Times New Roman" w:hAnsi="Times New Roman" w:cs="Times New Roman"/>
          <w:sz w:val="24"/>
          <w:szCs w:val="24"/>
        </w:rPr>
      </w:pPr>
      <w:commentRangeStart w:id="47"/>
      <w:r>
        <w:rPr>
          <w:rFonts w:ascii="Times New Roman" w:eastAsia="Times New Roman" w:hAnsi="Times New Roman" w:cs="Times New Roman"/>
          <w:sz w:val="24"/>
          <w:szCs w:val="24"/>
        </w:rPr>
        <w:t xml:space="preserve">Diatoms </w:t>
      </w:r>
      <w:commentRangeEnd w:id="47"/>
      <w:r>
        <w:commentReference w:id="47"/>
      </w:r>
      <w:r>
        <w:rPr>
          <w:rFonts w:ascii="Times New Roman" w:eastAsia="Times New Roman" w:hAnsi="Times New Roman" w:cs="Times New Roman"/>
          <w:sz w:val="24"/>
          <w:szCs w:val="24"/>
        </w:rPr>
        <w:t xml:space="preserve">comprised </w:t>
      </w:r>
      <w:proofErr w:type="gramStart"/>
      <w:r>
        <w:rPr>
          <w:rFonts w:ascii="Times New Roman" w:eastAsia="Times New Roman" w:hAnsi="Times New Roman" w:cs="Times New Roman"/>
          <w:sz w:val="24"/>
          <w:szCs w:val="24"/>
        </w:rPr>
        <w:t>the majority of</w:t>
      </w:r>
      <w:proofErr w:type="gramEnd"/>
      <w:r>
        <w:rPr>
          <w:rFonts w:ascii="Times New Roman" w:eastAsia="Times New Roman" w:hAnsi="Times New Roman" w:cs="Times New Roman"/>
          <w:sz w:val="24"/>
          <w:szCs w:val="24"/>
        </w:rPr>
        <w:t xml:space="preserve"> the phytoplankton community across nearly all treatment groups for the June, July, and September bioassays, with the exception of the time zero (40.82%) and HP (43.18%) groups in the September bioassay (Figures 4A, 5A, 6A). Diatoms were also dominant in the May bioassay, but haptophytes composed the largest proportion of the community at time zero (60.29%), as well as in the control (60.26%) and LP (72.08%) and HP (68.68%) treatments. However, haptophytes declined to </w:t>
      </w:r>
      <w:r>
        <w:rPr>
          <w:rFonts w:ascii="Times New Roman" w:eastAsia="Times New Roman" w:hAnsi="Times New Roman" w:cs="Times New Roman"/>
          <w:color w:val="222222"/>
          <w:sz w:val="24"/>
          <w:szCs w:val="24"/>
        </w:rPr>
        <w:t>undetected (DIN and DIN + LP) or very low levels (-99.97% relative to control, DIN + HP) in some treatments in May</w:t>
      </w:r>
      <w:r>
        <w:rPr>
          <w:rFonts w:ascii="Times New Roman" w:eastAsia="Times New Roman" w:hAnsi="Times New Roman" w:cs="Times New Roman"/>
          <w:sz w:val="24"/>
          <w:szCs w:val="24"/>
        </w:rPr>
        <w:t xml:space="preserve"> (Figure 4A). Cyanobacteria were detected at time zero in the May </w:t>
      </w:r>
      <w:r w:rsidR="00F9561D">
        <w:rPr>
          <w:rFonts w:ascii="Times New Roman" w:eastAsia="Times New Roman" w:hAnsi="Times New Roman" w:cs="Times New Roman"/>
          <w:sz w:val="24"/>
          <w:szCs w:val="24"/>
        </w:rPr>
        <w:t>bioassay but</w:t>
      </w:r>
      <w:r>
        <w:rPr>
          <w:rFonts w:ascii="Times New Roman" w:eastAsia="Times New Roman" w:hAnsi="Times New Roman" w:cs="Times New Roman"/>
          <w:sz w:val="24"/>
          <w:szCs w:val="24"/>
        </w:rPr>
        <w:t xml:space="preserve"> were not detected in the control or any treatment groups in May, nor were they detected in the June DIN+LP or DIN+HP groups (</w:t>
      </w:r>
      <w:r w:rsidR="00F9561D">
        <w:rPr>
          <w:rFonts w:ascii="Times New Roman" w:eastAsia="Times New Roman" w:hAnsi="Times New Roman" w:cs="Times New Roman"/>
          <w:sz w:val="24"/>
          <w:szCs w:val="24"/>
        </w:rPr>
        <w:t xml:space="preserve">Fig. </w:t>
      </w:r>
      <w:r>
        <w:rPr>
          <w:rFonts w:ascii="Times New Roman" w:eastAsia="Times New Roman" w:hAnsi="Times New Roman" w:cs="Times New Roman"/>
          <w:sz w:val="24"/>
          <w:szCs w:val="24"/>
        </w:rPr>
        <w:t xml:space="preserve">3). </w:t>
      </w:r>
      <w:commentRangeStart w:id="48"/>
      <w:r>
        <w:rPr>
          <w:rFonts w:ascii="Times New Roman" w:eastAsia="Times New Roman" w:hAnsi="Times New Roman" w:cs="Times New Roman"/>
          <w:sz w:val="24"/>
          <w:szCs w:val="24"/>
        </w:rPr>
        <w:t xml:space="preserve">There was no difference in percent change in abundance relative to the control between treatment groups for any taxonomic group (Figures A3-8). </w:t>
      </w:r>
      <w:commentRangeEnd w:id="48"/>
      <w:r>
        <w:commentReference w:id="48"/>
      </w:r>
    </w:p>
    <w:p w14:paraId="50A23ECA" w14:textId="06A6BE56" w:rsidR="00120A1C" w:rsidRDefault="00000000">
      <w:pPr>
        <w:ind w:firstLine="720"/>
        <w:rPr>
          <w:rFonts w:ascii="Times New Roman" w:eastAsia="Times New Roman" w:hAnsi="Times New Roman" w:cs="Times New Roman"/>
          <w:color w:val="222222"/>
          <w:sz w:val="24"/>
          <w:szCs w:val="24"/>
        </w:rPr>
      </w:pPr>
      <w:r>
        <w:rPr>
          <w:rFonts w:ascii="Times New Roman" w:eastAsia="Times New Roman" w:hAnsi="Times New Roman" w:cs="Times New Roman"/>
          <w:sz w:val="24"/>
          <w:szCs w:val="24"/>
        </w:rPr>
        <w:t>MANOVA results suggested that community composition changed with nutrient enrichment (</w:t>
      </w:r>
      <w:r>
        <w:rPr>
          <w:rFonts w:ascii="Times New Roman" w:eastAsia="Times New Roman" w:hAnsi="Times New Roman" w:cs="Times New Roman"/>
          <w:sz w:val="24"/>
          <w:szCs w:val="24"/>
          <w:highlight w:val="yellow"/>
        </w:rPr>
        <w:t>Pillai’s trace</w:t>
      </w:r>
      <w:r>
        <w:rPr>
          <w:rFonts w:ascii="Times New Roman" w:eastAsia="Times New Roman" w:hAnsi="Times New Roman" w:cs="Times New Roman"/>
          <w:sz w:val="24"/>
          <w:szCs w:val="24"/>
        </w:rPr>
        <w:t xml:space="preserve"> = 1.6886, p &lt; </w:t>
      </w:r>
      <w:r w:rsidR="00F9561D">
        <w:rPr>
          <w:rFonts w:ascii="Times New Roman" w:eastAsia="Times New Roman" w:hAnsi="Times New Roman" w:cs="Times New Roman"/>
          <w:sz w:val="24"/>
          <w:szCs w:val="24"/>
        </w:rPr>
        <w:t>0.001</w:t>
      </w:r>
      <w:r>
        <w:rPr>
          <w:rFonts w:ascii="Times New Roman" w:eastAsia="Times New Roman" w:hAnsi="Times New Roman" w:cs="Times New Roman"/>
          <w:sz w:val="24"/>
          <w:szCs w:val="24"/>
        </w:rPr>
        <w:t>) and there was a significant blocking effect</w:t>
      </w:r>
      <w:r w:rsidR="00F9561D">
        <w:rPr>
          <w:rFonts w:ascii="Times New Roman" w:eastAsia="Times New Roman" w:hAnsi="Times New Roman" w:cs="Times New Roman"/>
          <w:sz w:val="24"/>
          <w:szCs w:val="24"/>
        </w:rPr>
        <w:t xml:space="preserve"> (i.e., bioassay date)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yellow"/>
        </w:rPr>
        <w:t>Pillai’s trace</w:t>
      </w:r>
      <w:r>
        <w:rPr>
          <w:rFonts w:ascii="Times New Roman" w:eastAsia="Times New Roman" w:hAnsi="Times New Roman" w:cs="Times New Roman"/>
          <w:sz w:val="24"/>
          <w:szCs w:val="24"/>
        </w:rPr>
        <w:t xml:space="preserve"> = 1.7495, p &lt; </w:t>
      </w:r>
      <w:r w:rsidR="00F9561D">
        <w:rPr>
          <w:rFonts w:ascii="Times New Roman" w:eastAsia="Times New Roman" w:hAnsi="Times New Roman" w:cs="Times New Roman"/>
          <w:sz w:val="24"/>
          <w:szCs w:val="24"/>
        </w:rPr>
        <w:t>0.001</w:t>
      </w:r>
      <w:r>
        <w:rPr>
          <w:rFonts w:ascii="Times New Roman" w:eastAsia="Times New Roman" w:hAnsi="Times New Roman" w:cs="Times New Roman"/>
          <w:sz w:val="24"/>
          <w:szCs w:val="24"/>
        </w:rPr>
        <w:t>). Discriminant analysis also indicated differences in community composition between nutrient enrichment treatments, grouping together all DIN enrichments (DIN, DIN+LP, and DIN+HP) separately from all other groups (time zero, control, LP, and HP (</w:t>
      </w:r>
      <w:r w:rsidR="00F9561D">
        <w:rPr>
          <w:rFonts w:ascii="Times New Roman" w:eastAsia="Times New Roman" w:hAnsi="Times New Roman" w:cs="Times New Roman"/>
          <w:sz w:val="24"/>
          <w:szCs w:val="24"/>
        </w:rPr>
        <w:t xml:space="preserve">Fig. </w:t>
      </w:r>
      <w:r>
        <w:rPr>
          <w:rFonts w:ascii="Times New Roman" w:eastAsia="Times New Roman" w:hAnsi="Times New Roman" w:cs="Times New Roman"/>
          <w:sz w:val="24"/>
          <w:szCs w:val="24"/>
        </w:rPr>
        <w:t>4). Function 2 also separated initial community composition from the control and nutrient enriched groups (</w:t>
      </w:r>
      <w:r w:rsidR="00F9561D">
        <w:rPr>
          <w:rFonts w:ascii="Times New Roman" w:eastAsia="Times New Roman" w:hAnsi="Times New Roman" w:cs="Times New Roman"/>
          <w:sz w:val="24"/>
          <w:szCs w:val="24"/>
        </w:rPr>
        <w:t xml:space="preserve">Fig. </w:t>
      </w:r>
      <w:r>
        <w:rPr>
          <w:rFonts w:ascii="Times New Roman" w:eastAsia="Times New Roman" w:hAnsi="Times New Roman" w:cs="Times New Roman"/>
          <w:sz w:val="24"/>
          <w:szCs w:val="24"/>
        </w:rPr>
        <w:t>4).</w:t>
      </w:r>
    </w:p>
    <w:p w14:paraId="7B4FA2AC" w14:textId="77777777" w:rsidR="00120A1C" w:rsidRDefault="00120A1C">
      <w:pPr>
        <w:rPr>
          <w:rFonts w:ascii="Times New Roman" w:eastAsia="Times New Roman" w:hAnsi="Times New Roman" w:cs="Times New Roman"/>
          <w:sz w:val="24"/>
          <w:szCs w:val="24"/>
        </w:rPr>
      </w:pPr>
    </w:p>
    <w:p w14:paraId="392091C7" w14:textId="77777777" w:rsidR="00120A1C" w:rsidRDefault="00000000">
      <w:pPr>
        <w:rPr>
          <w:rFonts w:ascii="Times New Roman" w:eastAsia="Times New Roman" w:hAnsi="Times New Roman" w:cs="Times New Roman"/>
          <w:sz w:val="24"/>
          <w:szCs w:val="24"/>
        </w:rPr>
      </w:pPr>
      <w:commentRangeStart w:id="49"/>
      <w:r>
        <w:rPr>
          <w:rFonts w:ascii="Times New Roman" w:eastAsia="Times New Roman" w:hAnsi="Times New Roman" w:cs="Times New Roman"/>
          <w:noProof/>
          <w:sz w:val="24"/>
          <w:szCs w:val="24"/>
        </w:rPr>
        <w:drawing>
          <wp:inline distT="114300" distB="114300" distL="114300" distR="114300" wp14:anchorId="4E2895FC" wp14:editId="060EBDCA">
            <wp:extent cx="5943600" cy="37846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3784600"/>
                    </a:xfrm>
                    <a:prstGeom prst="rect">
                      <a:avLst/>
                    </a:prstGeom>
                    <a:ln/>
                  </pic:spPr>
                </pic:pic>
              </a:graphicData>
            </a:graphic>
          </wp:inline>
        </w:drawing>
      </w:r>
      <w:commentRangeEnd w:id="49"/>
      <w:r>
        <w:commentReference w:id="49"/>
      </w:r>
    </w:p>
    <w:p w14:paraId="31854B59" w14:textId="78592130" w:rsidR="00120A1C" w:rsidRDefault="00000000">
      <w:pPr>
        <w:rPr>
          <w:rFonts w:ascii="Times New Roman" w:eastAsia="Times New Roman" w:hAnsi="Times New Roman" w:cs="Times New Roman"/>
          <w:sz w:val="24"/>
          <w:szCs w:val="24"/>
        </w:rPr>
      </w:pPr>
      <w:commentRangeStart w:id="50"/>
      <w:r>
        <w:rPr>
          <w:rFonts w:ascii="Times New Roman" w:eastAsia="Times New Roman" w:hAnsi="Times New Roman" w:cs="Times New Roman"/>
          <w:b/>
          <w:sz w:val="20"/>
          <w:szCs w:val="20"/>
        </w:rPr>
        <w:t>Figure 7.</w:t>
      </w:r>
      <w:r>
        <w:rPr>
          <w:rFonts w:ascii="Times New Roman" w:eastAsia="Times New Roman" w:hAnsi="Times New Roman" w:cs="Times New Roman"/>
          <w:sz w:val="20"/>
          <w:szCs w:val="20"/>
        </w:rPr>
        <w:t xml:space="preserve"> Discriminant analysis plot for the relative abundance of taxonomic groups in the phytoplankton community. Points represent replicates from all bioassays. Function 1 explained 89% of between-class variance and Function 2 explained 10% of between-class variance. Percent classified correctly was 50.7%. </w:t>
      </w:r>
      <w:commentRangeEnd w:id="50"/>
      <w:r>
        <w:commentReference w:id="50"/>
      </w:r>
    </w:p>
    <w:p w14:paraId="61A856D1" w14:textId="77777777" w:rsidR="00120A1C" w:rsidRDefault="00000000">
      <w:pPr>
        <w:shd w:val="clear" w:color="auto" w:fill="FFFFFF"/>
        <w:spacing w:before="200" w:after="200"/>
        <w:rPr>
          <w:rFonts w:ascii="Times New Roman" w:eastAsia="Times New Roman" w:hAnsi="Times New Roman" w:cs="Times New Roman"/>
          <w:i/>
          <w:color w:val="222222"/>
          <w:sz w:val="24"/>
          <w:szCs w:val="24"/>
        </w:rPr>
      </w:pPr>
      <w:r>
        <w:rPr>
          <w:rFonts w:ascii="Times New Roman" w:eastAsia="Times New Roman" w:hAnsi="Times New Roman" w:cs="Times New Roman"/>
          <w:i/>
          <w:color w:val="222222"/>
          <w:sz w:val="24"/>
          <w:szCs w:val="24"/>
        </w:rPr>
        <w:t>Nutrients</w:t>
      </w:r>
    </w:p>
    <w:p w14:paraId="121786B1" w14:textId="41A918D9" w:rsidR="00120A1C" w:rsidRDefault="00000000">
      <w:pPr>
        <w:shd w:val="clear" w:color="auto" w:fill="FFFFFF"/>
        <w:spacing w:before="200" w:after="200"/>
        <w:rPr>
          <w:rFonts w:ascii="Times New Roman" w:eastAsia="Times New Roman" w:hAnsi="Times New Roman" w:cs="Times New Roman"/>
          <w:i/>
          <w:color w:val="222222"/>
          <w:sz w:val="24"/>
          <w:szCs w:val="24"/>
          <w:highlight w:val="yellow"/>
        </w:rPr>
      </w:pPr>
      <w:r>
        <w:rPr>
          <w:rFonts w:ascii="Times New Roman" w:eastAsia="Times New Roman" w:hAnsi="Times New Roman" w:cs="Times New Roman"/>
          <w:color w:val="222222"/>
          <w:sz w:val="24"/>
          <w:szCs w:val="24"/>
        </w:rPr>
        <w:tab/>
        <w:t>For all bioassays, PO</w:t>
      </w:r>
      <w:r>
        <w:rPr>
          <w:rFonts w:ascii="Times New Roman" w:eastAsia="Times New Roman" w:hAnsi="Times New Roman" w:cs="Times New Roman"/>
          <w:color w:val="222222"/>
          <w:sz w:val="24"/>
          <w:szCs w:val="24"/>
          <w:vertAlign w:val="subscript"/>
        </w:rPr>
        <w:t>4</w:t>
      </w:r>
      <w:r>
        <w:rPr>
          <w:rFonts w:ascii="Times New Roman" w:eastAsia="Times New Roman" w:hAnsi="Times New Roman" w:cs="Times New Roman"/>
          <w:color w:val="222222"/>
          <w:sz w:val="24"/>
          <w:szCs w:val="24"/>
        </w:rPr>
        <w:t xml:space="preserve"> concentrations were highest in the HP or DIN+HP </w:t>
      </w:r>
      <w:proofErr w:type="gramStart"/>
      <w:r>
        <w:rPr>
          <w:rFonts w:ascii="Times New Roman" w:eastAsia="Times New Roman" w:hAnsi="Times New Roman" w:cs="Times New Roman"/>
          <w:color w:val="222222"/>
          <w:sz w:val="24"/>
          <w:szCs w:val="24"/>
        </w:rPr>
        <w:t>then</w:t>
      </w:r>
      <w:proofErr w:type="gramEnd"/>
      <w:r>
        <w:rPr>
          <w:rFonts w:ascii="Times New Roman" w:eastAsia="Times New Roman" w:hAnsi="Times New Roman" w:cs="Times New Roman"/>
          <w:color w:val="222222"/>
          <w:sz w:val="24"/>
          <w:szCs w:val="24"/>
        </w:rPr>
        <w:t xml:space="preserve"> LP or DIN+LP treatments (Table 2). NO</w:t>
      </w:r>
      <w:r>
        <w:rPr>
          <w:rFonts w:ascii="Times New Roman" w:eastAsia="Times New Roman" w:hAnsi="Times New Roman" w:cs="Times New Roman"/>
          <w:color w:val="222222"/>
          <w:sz w:val="24"/>
          <w:szCs w:val="24"/>
          <w:vertAlign w:val="subscript"/>
        </w:rPr>
        <w:t>3</w:t>
      </w:r>
      <w:r>
        <w:rPr>
          <w:rFonts w:ascii="Times New Roman" w:eastAsia="Times New Roman" w:hAnsi="Times New Roman" w:cs="Times New Roman"/>
          <w:color w:val="222222"/>
          <w:sz w:val="24"/>
          <w:szCs w:val="24"/>
        </w:rPr>
        <w:t xml:space="preserve"> concentrations were at or near 0 µM for all but the DIN treatments in the May, June, and July bioassays and were highest in September (Table 2). NH</w:t>
      </w:r>
      <w:r>
        <w:rPr>
          <w:rFonts w:ascii="Times New Roman" w:eastAsia="Times New Roman" w:hAnsi="Times New Roman" w:cs="Times New Roman"/>
          <w:color w:val="222222"/>
          <w:sz w:val="24"/>
          <w:szCs w:val="24"/>
          <w:vertAlign w:val="subscript"/>
        </w:rPr>
        <w:t>4</w:t>
      </w:r>
      <w:r>
        <w:rPr>
          <w:rFonts w:ascii="Times New Roman" w:eastAsia="Times New Roman" w:hAnsi="Times New Roman" w:cs="Times New Roman"/>
          <w:color w:val="222222"/>
          <w:sz w:val="24"/>
          <w:szCs w:val="24"/>
        </w:rPr>
        <w:t xml:space="preserve"> concentrations were typically higher in N-amended groups, but there were no clear patterns. NO</w:t>
      </w:r>
      <w:r>
        <w:rPr>
          <w:rFonts w:ascii="Times New Roman" w:eastAsia="Times New Roman" w:hAnsi="Times New Roman" w:cs="Times New Roman"/>
          <w:color w:val="222222"/>
          <w:sz w:val="24"/>
          <w:szCs w:val="24"/>
          <w:vertAlign w:val="subscript"/>
        </w:rPr>
        <w:t>2</w:t>
      </w:r>
      <w:ins w:id="51" w:author="Jay Pinckney" w:date="2024-02-25T12:32:00Z">
        <w:r w:rsidR="003A14B9" w:rsidRPr="001F5BD6">
          <w:rPr>
            <w:rFonts w:ascii="Times New Roman" w:eastAsia="Times New Roman" w:hAnsi="Times New Roman" w:cs="Times New Roman"/>
            <w:color w:val="222222"/>
            <w:sz w:val="24"/>
            <w:szCs w:val="24"/>
            <w:vertAlign w:val="superscript"/>
          </w:rPr>
          <w:t>-</w:t>
        </w:r>
      </w:ins>
      <w:r>
        <w:rPr>
          <w:rFonts w:ascii="Times New Roman" w:eastAsia="Times New Roman" w:hAnsi="Times New Roman" w:cs="Times New Roman"/>
          <w:color w:val="222222"/>
          <w:sz w:val="24"/>
          <w:szCs w:val="24"/>
        </w:rPr>
        <w:t xml:space="preserve"> was consistently &lt; 1 µM throughout the summer and between treatments (Table 2). </w:t>
      </w:r>
    </w:p>
    <w:p w14:paraId="2B96E3F5" w14:textId="77777777" w:rsidR="00120A1C" w:rsidRDefault="00000000">
      <w:pPr>
        <w:shd w:val="clear" w:color="auto" w:fill="FFFFFF"/>
        <w:spacing w:before="200" w:after="200"/>
        <w:rPr>
          <w:rFonts w:ascii="Times New Roman" w:eastAsia="Times New Roman" w:hAnsi="Times New Roman" w:cs="Times New Roman"/>
          <w:i/>
          <w:color w:val="222222"/>
          <w:sz w:val="20"/>
          <w:szCs w:val="20"/>
        </w:rPr>
      </w:pPr>
      <w:commentRangeStart w:id="52"/>
      <w:r>
        <w:rPr>
          <w:rFonts w:ascii="Times New Roman" w:eastAsia="Times New Roman" w:hAnsi="Times New Roman" w:cs="Times New Roman"/>
          <w:b/>
          <w:color w:val="222222"/>
          <w:sz w:val="20"/>
          <w:szCs w:val="20"/>
        </w:rPr>
        <w:t>Table 2</w:t>
      </w:r>
      <w:commentRangeEnd w:id="52"/>
      <w:r w:rsidR="00F9561D">
        <w:rPr>
          <w:rStyle w:val="CommentReference"/>
        </w:rPr>
        <w:commentReference w:id="52"/>
      </w:r>
      <w:r>
        <w:rPr>
          <w:rFonts w:ascii="Times New Roman" w:eastAsia="Times New Roman" w:hAnsi="Times New Roman" w:cs="Times New Roman"/>
          <w:b/>
          <w:color w:val="222222"/>
          <w:sz w:val="20"/>
          <w:szCs w:val="20"/>
        </w:rPr>
        <w:t>.</w:t>
      </w:r>
      <w:r>
        <w:rPr>
          <w:rFonts w:ascii="Times New Roman" w:eastAsia="Times New Roman" w:hAnsi="Times New Roman" w:cs="Times New Roman"/>
          <w:color w:val="222222"/>
          <w:sz w:val="20"/>
          <w:szCs w:val="20"/>
        </w:rPr>
        <w:t xml:space="preserve"> Inorganic nutrient concentrations at time zero and post-incubation (72h) for each treatment group. Values represent the </w:t>
      </w:r>
      <w:proofErr w:type="gramStart"/>
      <w:r>
        <w:rPr>
          <w:rFonts w:ascii="Times New Roman" w:eastAsia="Times New Roman" w:hAnsi="Times New Roman" w:cs="Times New Roman"/>
          <w:color w:val="222222"/>
          <w:sz w:val="20"/>
          <w:szCs w:val="20"/>
        </w:rPr>
        <w:t>mean</w:t>
      </w:r>
      <w:proofErr w:type="gramEnd"/>
      <w:r>
        <w:rPr>
          <w:rFonts w:ascii="Times New Roman" w:eastAsia="Times New Roman" w:hAnsi="Times New Roman" w:cs="Times New Roman"/>
          <w:color w:val="222222"/>
          <w:sz w:val="20"/>
          <w:szCs w:val="20"/>
        </w:rPr>
        <w:t xml:space="preserve"> of 4 subsamples taken from the composite sample. </w:t>
      </w:r>
      <w:proofErr w:type="gramStart"/>
      <w:r>
        <w:rPr>
          <w:rFonts w:ascii="Times New Roman" w:eastAsia="Times New Roman" w:hAnsi="Times New Roman" w:cs="Times New Roman"/>
          <w:color w:val="222222"/>
          <w:sz w:val="20"/>
          <w:szCs w:val="20"/>
        </w:rPr>
        <w:t>DIN:DIP</w:t>
      </w:r>
      <w:proofErr w:type="gramEnd"/>
      <w:r>
        <w:rPr>
          <w:rFonts w:ascii="Times New Roman" w:eastAsia="Times New Roman" w:hAnsi="Times New Roman" w:cs="Times New Roman"/>
          <w:color w:val="222222"/>
          <w:sz w:val="20"/>
          <w:szCs w:val="20"/>
        </w:rPr>
        <w:t xml:space="preserve"> was calculated as (NO</w:t>
      </w:r>
      <w:r>
        <w:rPr>
          <w:rFonts w:ascii="Times New Roman" w:eastAsia="Times New Roman" w:hAnsi="Times New Roman" w:cs="Times New Roman"/>
          <w:color w:val="222222"/>
          <w:sz w:val="20"/>
          <w:szCs w:val="20"/>
          <w:vertAlign w:val="subscript"/>
        </w:rPr>
        <w:t>3</w:t>
      </w:r>
      <w:r>
        <w:rPr>
          <w:rFonts w:ascii="Times New Roman" w:eastAsia="Times New Roman" w:hAnsi="Times New Roman" w:cs="Times New Roman"/>
          <w:color w:val="222222"/>
          <w:sz w:val="20"/>
          <w:szCs w:val="20"/>
        </w:rPr>
        <w:t>+NH</w:t>
      </w:r>
      <w:r>
        <w:rPr>
          <w:rFonts w:ascii="Times New Roman" w:eastAsia="Times New Roman" w:hAnsi="Times New Roman" w:cs="Times New Roman"/>
          <w:color w:val="222222"/>
          <w:sz w:val="20"/>
          <w:szCs w:val="20"/>
          <w:vertAlign w:val="subscript"/>
        </w:rPr>
        <w:t>4</w:t>
      </w:r>
      <w:r>
        <w:rPr>
          <w:rFonts w:ascii="Times New Roman" w:eastAsia="Times New Roman" w:hAnsi="Times New Roman" w:cs="Times New Roman"/>
          <w:color w:val="222222"/>
          <w:sz w:val="20"/>
          <w:szCs w:val="20"/>
        </w:rPr>
        <w:t>+NO</w:t>
      </w:r>
      <w:r>
        <w:rPr>
          <w:rFonts w:ascii="Times New Roman" w:eastAsia="Times New Roman" w:hAnsi="Times New Roman" w:cs="Times New Roman"/>
          <w:color w:val="222222"/>
          <w:sz w:val="20"/>
          <w:szCs w:val="20"/>
          <w:vertAlign w:val="subscript"/>
        </w:rPr>
        <w:t>2</w:t>
      </w:r>
      <w:r>
        <w:rPr>
          <w:rFonts w:ascii="Times New Roman" w:eastAsia="Times New Roman" w:hAnsi="Times New Roman" w:cs="Times New Roman"/>
          <w:color w:val="222222"/>
          <w:sz w:val="20"/>
          <w:szCs w:val="20"/>
        </w:rPr>
        <w:t>)/(PO</w:t>
      </w:r>
      <w:r>
        <w:rPr>
          <w:rFonts w:ascii="Times New Roman" w:eastAsia="Times New Roman" w:hAnsi="Times New Roman" w:cs="Times New Roman"/>
          <w:color w:val="222222"/>
          <w:sz w:val="20"/>
          <w:szCs w:val="20"/>
          <w:vertAlign w:val="subscript"/>
        </w:rPr>
        <w:t>4</w:t>
      </w:r>
      <w:r>
        <w:rPr>
          <w:rFonts w:ascii="Times New Roman" w:eastAsia="Times New Roman" w:hAnsi="Times New Roman" w:cs="Times New Roman"/>
          <w:color w:val="222222"/>
          <w:sz w:val="20"/>
          <w:szCs w:val="20"/>
        </w:rPr>
        <w:t>). Dashes represent missing data or DIN:DIP ratios that could not be calculated because of undetectable PO</w:t>
      </w:r>
      <w:r>
        <w:rPr>
          <w:rFonts w:ascii="Times New Roman" w:eastAsia="Times New Roman" w:hAnsi="Times New Roman" w:cs="Times New Roman"/>
          <w:color w:val="222222"/>
          <w:sz w:val="20"/>
          <w:szCs w:val="20"/>
          <w:vertAlign w:val="subscript"/>
        </w:rPr>
        <w:t>4</w:t>
      </w:r>
      <w:r>
        <w:rPr>
          <w:rFonts w:ascii="Times New Roman" w:eastAsia="Times New Roman" w:hAnsi="Times New Roman" w:cs="Times New Roman"/>
          <w:color w:val="222222"/>
          <w:sz w:val="20"/>
          <w:szCs w:val="20"/>
        </w:rPr>
        <w:t xml:space="preserve"> concentrations.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120A1C" w14:paraId="7E2FA8E3" w14:textId="77777777">
        <w:tc>
          <w:tcPr>
            <w:tcW w:w="1337" w:type="dxa"/>
            <w:shd w:val="clear" w:color="auto" w:fill="auto"/>
            <w:tcMar>
              <w:top w:w="100" w:type="dxa"/>
              <w:left w:w="100" w:type="dxa"/>
              <w:bottom w:w="100" w:type="dxa"/>
              <w:right w:w="100" w:type="dxa"/>
            </w:tcMar>
          </w:tcPr>
          <w:p w14:paraId="56B3F58F" w14:textId="77777777" w:rsidR="00120A1C" w:rsidRDefault="00120A1C">
            <w:pPr>
              <w:widowControl w:val="0"/>
              <w:spacing w:line="240" w:lineRule="auto"/>
              <w:rPr>
                <w:rFonts w:ascii="Times New Roman" w:eastAsia="Times New Roman" w:hAnsi="Times New Roman" w:cs="Times New Roman"/>
                <w:color w:val="222222"/>
                <w:sz w:val="20"/>
                <w:szCs w:val="20"/>
              </w:rPr>
            </w:pPr>
          </w:p>
        </w:tc>
        <w:tc>
          <w:tcPr>
            <w:tcW w:w="1337" w:type="dxa"/>
            <w:shd w:val="clear" w:color="auto" w:fill="auto"/>
            <w:tcMar>
              <w:top w:w="100" w:type="dxa"/>
              <w:left w:w="100" w:type="dxa"/>
              <w:bottom w:w="100" w:type="dxa"/>
              <w:right w:w="100" w:type="dxa"/>
            </w:tcMar>
          </w:tcPr>
          <w:p w14:paraId="50E05AB2" w14:textId="02B26BA9"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NO</w:t>
            </w:r>
            <w:r>
              <w:rPr>
                <w:rFonts w:ascii="Times New Roman" w:eastAsia="Times New Roman" w:hAnsi="Times New Roman" w:cs="Times New Roman"/>
                <w:b/>
                <w:color w:val="222222"/>
                <w:sz w:val="20"/>
                <w:szCs w:val="20"/>
                <w:vertAlign w:val="subscript"/>
              </w:rPr>
              <w:t>3</w:t>
            </w:r>
            <w:ins w:id="53" w:author="Jay Pinckney" w:date="2024-02-25T12:29:00Z">
              <w:r w:rsidR="00F9561D" w:rsidRPr="001F5BD6">
                <w:rPr>
                  <w:rFonts w:ascii="Times New Roman" w:eastAsia="Times New Roman" w:hAnsi="Times New Roman" w:cs="Times New Roman"/>
                  <w:b/>
                  <w:color w:val="222222"/>
                  <w:sz w:val="20"/>
                  <w:szCs w:val="20"/>
                  <w:vertAlign w:val="superscript"/>
                </w:rPr>
                <w:t>-</w:t>
              </w:r>
            </w:ins>
            <w:r>
              <w:rPr>
                <w:rFonts w:ascii="Times New Roman" w:eastAsia="Times New Roman" w:hAnsi="Times New Roman" w:cs="Times New Roman"/>
                <w:b/>
                <w:color w:val="222222"/>
                <w:sz w:val="20"/>
                <w:szCs w:val="20"/>
              </w:rPr>
              <w:t xml:space="preserve"> (</w:t>
            </w:r>
            <w:r>
              <w:rPr>
                <w:rFonts w:ascii="Times New Roman" w:eastAsia="Times New Roman" w:hAnsi="Times New Roman" w:cs="Times New Roman"/>
                <w:b/>
                <w:sz w:val="20"/>
                <w:szCs w:val="20"/>
              </w:rPr>
              <w:t>µM)</w:t>
            </w:r>
          </w:p>
        </w:tc>
        <w:tc>
          <w:tcPr>
            <w:tcW w:w="1337" w:type="dxa"/>
            <w:shd w:val="clear" w:color="auto" w:fill="auto"/>
            <w:tcMar>
              <w:top w:w="100" w:type="dxa"/>
              <w:left w:w="100" w:type="dxa"/>
              <w:bottom w:w="100" w:type="dxa"/>
              <w:right w:w="100" w:type="dxa"/>
            </w:tcMar>
          </w:tcPr>
          <w:p w14:paraId="4A044025" w14:textId="6BEDB3FC"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PO</w:t>
            </w:r>
            <w:r>
              <w:rPr>
                <w:rFonts w:ascii="Times New Roman" w:eastAsia="Times New Roman" w:hAnsi="Times New Roman" w:cs="Times New Roman"/>
                <w:b/>
                <w:color w:val="222222"/>
                <w:sz w:val="20"/>
                <w:szCs w:val="20"/>
                <w:vertAlign w:val="subscript"/>
              </w:rPr>
              <w:t>4</w:t>
            </w:r>
            <w:ins w:id="54" w:author="Jay Pinckney" w:date="2024-02-25T12:29:00Z">
              <w:r w:rsidR="00F9561D" w:rsidRPr="001F5BD6">
                <w:rPr>
                  <w:rFonts w:ascii="Times New Roman" w:eastAsia="Times New Roman" w:hAnsi="Times New Roman" w:cs="Times New Roman"/>
                  <w:b/>
                  <w:color w:val="222222"/>
                  <w:sz w:val="20"/>
                  <w:szCs w:val="20"/>
                  <w:vertAlign w:val="superscript"/>
                </w:rPr>
                <w:t>+3</w:t>
              </w:r>
            </w:ins>
            <w:r>
              <w:rPr>
                <w:rFonts w:ascii="Times New Roman" w:eastAsia="Times New Roman" w:hAnsi="Times New Roman" w:cs="Times New Roman"/>
                <w:b/>
                <w:color w:val="222222"/>
                <w:sz w:val="20"/>
                <w:szCs w:val="20"/>
                <w:vertAlign w:val="subscript"/>
              </w:rPr>
              <w:t xml:space="preserve"> </w:t>
            </w:r>
            <w:r>
              <w:rPr>
                <w:rFonts w:ascii="Times New Roman" w:eastAsia="Times New Roman" w:hAnsi="Times New Roman" w:cs="Times New Roman"/>
                <w:b/>
                <w:color w:val="222222"/>
                <w:sz w:val="20"/>
                <w:szCs w:val="20"/>
              </w:rPr>
              <w:t>(</w:t>
            </w:r>
            <w:r>
              <w:rPr>
                <w:rFonts w:ascii="Times New Roman" w:eastAsia="Times New Roman" w:hAnsi="Times New Roman" w:cs="Times New Roman"/>
                <w:b/>
                <w:sz w:val="20"/>
                <w:szCs w:val="20"/>
              </w:rPr>
              <w:t>µM)</w:t>
            </w:r>
          </w:p>
        </w:tc>
        <w:tc>
          <w:tcPr>
            <w:tcW w:w="1337" w:type="dxa"/>
            <w:shd w:val="clear" w:color="auto" w:fill="auto"/>
            <w:tcMar>
              <w:top w:w="100" w:type="dxa"/>
              <w:left w:w="100" w:type="dxa"/>
              <w:bottom w:w="100" w:type="dxa"/>
              <w:right w:w="100" w:type="dxa"/>
            </w:tcMar>
          </w:tcPr>
          <w:p w14:paraId="201DB159" w14:textId="3B6BAD26"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NH</w:t>
            </w:r>
            <w:r>
              <w:rPr>
                <w:rFonts w:ascii="Times New Roman" w:eastAsia="Times New Roman" w:hAnsi="Times New Roman" w:cs="Times New Roman"/>
                <w:b/>
                <w:color w:val="222222"/>
                <w:sz w:val="20"/>
                <w:szCs w:val="20"/>
                <w:vertAlign w:val="subscript"/>
              </w:rPr>
              <w:t>4</w:t>
            </w:r>
            <w:ins w:id="55" w:author="Jay Pinckney" w:date="2024-02-25T12:30:00Z">
              <w:r w:rsidR="00F9561D" w:rsidRPr="001F5BD6">
                <w:rPr>
                  <w:rFonts w:ascii="Times New Roman" w:eastAsia="Times New Roman" w:hAnsi="Times New Roman" w:cs="Times New Roman"/>
                  <w:b/>
                  <w:color w:val="222222"/>
                  <w:sz w:val="20"/>
                  <w:szCs w:val="20"/>
                  <w:vertAlign w:val="superscript"/>
                </w:rPr>
                <w:t>+</w:t>
              </w:r>
            </w:ins>
            <w:r>
              <w:rPr>
                <w:rFonts w:ascii="Times New Roman" w:eastAsia="Times New Roman" w:hAnsi="Times New Roman" w:cs="Times New Roman"/>
                <w:b/>
                <w:color w:val="222222"/>
                <w:sz w:val="20"/>
                <w:szCs w:val="20"/>
              </w:rPr>
              <w:t xml:space="preserve"> (</w:t>
            </w:r>
            <w:r>
              <w:rPr>
                <w:rFonts w:ascii="Times New Roman" w:eastAsia="Times New Roman" w:hAnsi="Times New Roman" w:cs="Times New Roman"/>
                <w:b/>
                <w:sz w:val="20"/>
                <w:szCs w:val="20"/>
              </w:rPr>
              <w:t>µM)</w:t>
            </w:r>
          </w:p>
        </w:tc>
        <w:tc>
          <w:tcPr>
            <w:tcW w:w="1337" w:type="dxa"/>
            <w:shd w:val="clear" w:color="auto" w:fill="auto"/>
            <w:tcMar>
              <w:top w:w="100" w:type="dxa"/>
              <w:left w:w="100" w:type="dxa"/>
              <w:bottom w:w="100" w:type="dxa"/>
              <w:right w:w="100" w:type="dxa"/>
            </w:tcMar>
          </w:tcPr>
          <w:p w14:paraId="2E295802" w14:textId="1CAFACB8"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NO</w:t>
            </w:r>
            <w:r>
              <w:rPr>
                <w:rFonts w:ascii="Times New Roman" w:eastAsia="Times New Roman" w:hAnsi="Times New Roman" w:cs="Times New Roman"/>
                <w:b/>
                <w:color w:val="222222"/>
                <w:sz w:val="20"/>
                <w:szCs w:val="20"/>
                <w:vertAlign w:val="subscript"/>
              </w:rPr>
              <w:t>2</w:t>
            </w:r>
            <w:ins w:id="56" w:author="Jay Pinckney" w:date="2024-02-25T12:30:00Z">
              <w:r w:rsidR="00F9561D" w:rsidRPr="001F5BD6">
                <w:rPr>
                  <w:rFonts w:ascii="Times New Roman" w:eastAsia="Times New Roman" w:hAnsi="Times New Roman" w:cs="Times New Roman"/>
                  <w:b/>
                  <w:color w:val="222222"/>
                  <w:sz w:val="20"/>
                  <w:szCs w:val="20"/>
                  <w:vertAlign w:val="superscript"/>
                </w:rPr>
                <w:t>-</w:t>
              </w:r>
            </w:ins>
            <w:r>
              <w:rPr>
                <w:rFonts w:ascii="Times New Roman" w:eastAsia="Times New Roman" w:hAnsi="Times New Roman" w:cs="Times New Roman"/>
                <w:b/>
                <w:color w:val="222222"/>
                <w:sz w:val="20"/>
                <w:szCs w:val="20"/>
              </w:rPr>
              <w:t xml:space="preserve"> (</w:t>
            </w:r>
            <w:r>
              <w:rPr>
                <w:rFonts w:ascii="Times New Roman" w:eastAsia="Times New Roman" w:hAnsi="Times New Roman" w:cs="Times New Roman"/>
                <w:b/>
                <w:sz w:val="20"/>
                <w:szCs w:val="20"/>
              </w:rPr>
              <w:t>µM)</w:t>
            </w:r>
          </w:p>
        </w:tc>
        <w:tc>
          <w:tcPr>
            <w:tcW w:w="1337" w:type="dxa"/>
            <w:shd w:val="clear" w:color="auto" w:fill="auto"/>
            <w:tcMar>
              <w:top w:w="100" w:type="dxa"/>
              <w:left w:w="100" w:type="dxa"/>
              <w:bottom w:w="100" w:type="dxa"/>
              <w:right w:w="100" w:type="dxa"/>
            </w:tcMar>
          </w:tcPr>
          <w:p w14:paraId="032212CE" w14:textId="77777777" w:rsidR="00120A1C" w:rsidRDefault="00000000">
            <w:pPr>
              <w:widowControl w:val="0"/>
              <w:spacing w:line="240" w:lineRule="auto"/>
              <w:rPr>
                <w:rFonts w:ascii="Times New Roman" w:eastAsia="Times New Roman" w:hAnsi="Times New Roman" w:cs="Times New Roman"/>
                <w:b/>
                <w:color w:val="222222"/>
                <w:sz w:val="20"/>
                <w:szCs w:val="20"/>
              </w:rPr>
            </w:pPr>
            <w:proofErr w:type="gramStart"/>
            <w:r>
              <w:rPr>
                <w:rFonts w:ascii="Times New Roman" w:eastAsia="Times New Roman" w:hAnsi="Times New Roman" w:cs="Times New Roman"/>
                <w:b/>
                <w:color w:val="222222"/>
                <w:sz w:val="20"/>
                <w:szCs w:val="20"/>
              </w:rPr>
              <w:t>DIN:DIP</w:t>
            </w:r>
            <w:proofErr w:type="gramEnd"/>
          </w:p>
        </w:tc>
        <w:tc>
          <w:tcPr>
            <w:tcW w:w="1337" w:type="dxa"/>
            <w:shd w:val="clear" w:color="auto" w:fill="auto"/>
            <w:tcMar>
              <w:top w:w="100" w:type="dxa"/>
              <w:left w:w="100" w:type="dxa"/>
              <w:bottom w:w="100" w:type="dxa"/>
              <w:right w:w="100" w:type="dxa"/>
            </w:tcMar>
          </w:tcPr>
          <w:p w14:paraId="4D3826A7" w14:textId="77777777" w:rsidR="00120A1C" w:rsidRDefault="00000000">
            <w:pPr>
              <w:widowControl w:val="0"/>
              <w:spacing w:line="240" w:lineRule="auto"/>
              <w:rPr>
                <w:rFonts w:ascii="Times New Roman" w:eastAsia="Times New Roman" w:hAnsi="Times New Roman" w:cs="Times New Roman"/>
                <w:b/>
                <w:color w:val="222222"/>
                <w:sz w:val="20"/>
                <w:szCs w:val="20"/>
                <w:highlight w:val="yellow"/>
              </w:rPr>
            </w:pPr>
            <w:commentRangeStart w:id="57"/>
            <w:r>
              <w:rPr>
                <w:rFonts w:ascii="Times New Roman" w:eastAsia="Times New Roman" w:hAnsi="Times New Roman" w:cs="Times New Roman"/>
                <w:b/>
                <w:color w:val="222222"/>
                <w:sz w:val="20"/>
                <w:szCs w:val="20"/>
                <w:highlight w:val="yellow"/>
              </w:rPr>
              <w:t>Uptake Rate</w:t>
            </w:r>
            <w:commentRangeEnd w:id="57"/>
            <w:r w:rsidR="003A14B9">
              <w:rPr>
                <w:rStyle w:val="CommentReference"/>
              </w:rPr>
              <w:commentReference w:id="57"/>
            </w:r>
          </w:p>
        </w:tc>
      </w:tr>
      <w:tr w:rsidR="00120A1C" w14:paraId="6049375D" w14:textId="77777777">
        <w:tc>
          <w:tcPr>
            <w:tcW w:w="1337" w:type="dxa"/>
            <w:shd w:val="clear" w:color="auto" w:fill="auto"/>
            <w:tcMar>
              <w:top w:w="100" w:type="dxa"/>
              <w:left w:w="100" w:type="dxa"/>
              <w:bottom w:w="100" w:type="dxa"/>
              <w:right w:w="100" w:type="dxa"/>
            </w:tcMar>
          </w:tcPr>
          <w:p w14:paraId="056F039B"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May</w:t>
            </w:r>
          </w:p>
          <w:p w14:paraId="0EE9FD98"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Time Zero</w:t>
            </w:r>
          </w:p>
          <w:p w14:paraId="41B2711B"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Control</w:t>
            </w:r>
          </w:p>
          <w:p w14:paraId="75A9FE2F"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DIN</w:t>
            </w:r>
          </w:p>
          <w:p w14:paraId="15894810"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LP</w:t>
            </w:r>
          </w:p>
          <w:p w14:paraId="4E9E525F"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HP</w:t>
            </w:r>
          </w:p>
          <w:p w14:paraId="2ACAE812"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DIN+LP</w:t>
            </w:r>
          </w:p>
          <w:p w14:paraId="4535C10C"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DIN+HP</w:t>
            </w:r>
          </w:p>
        </w:tc>
        <w:tc>
          <w:tcPr>
            <w:tcW w:w="1337" w:type="dxa"/>
            <w:shd w:val="clear" w:color="auto" w:fill="auto"/>
            <w:tcMar>
              <w:top w:w="100" w:type="dxa"/>
              <w:left w:w="100" w:type="dxa"/>
              <w:bottom w:w="100" w:type="dxa"/>
              <w:right w:w="100" w:type="dxa"/>
            </w:tcMar>
          </w:tcPr>
          <w:p w14:paraId="3A3BC047" w14:textId="77777777" w:rsidR="00120A1C" w:rsidRDefault="00120A1C">
            <w:pPr>
              <w:widowControl w:val="0"/>
              <w:spacing w:line="240" w:lineRule="auto"/>
              <w:ind w:left="720"/>
              <w:rPr>
                <w:rFonts w:ascii="Times New Roman" w:eastAsia="Times New Roman" w:hAnsi="Times New Roman" w:cs="Times New Roman"/>
                <w:color w:val="222222"/>
                <w:sz w:val="20"/>
                <w:szCs w:val="20"/>
              </w:rPr>
            </w:pPr>
          </w:p>
          <w:p w14:paraId="214C323F"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0.625</w:t>
            </w:r>
          </w:p>
          <w:p w14:paraId="0330552F"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0.178</w:t>
            </w:r>
          </w:p>
          <w:p w14:paraId="7040ABB0"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1.12</w:t>
            </w:r>
          </w:p>
          <w:p w14:paraId="7C0760F1"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0.161</w:t>
            </w:r>
          </w:p>
          <w:p w14:paraId="421F04F2"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0.286</w:t>
            </w:r>
          </w:p>
          <w:p w14:paraId="3B0D9A72"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w:t>
            </w:r>
          </w:p>
          <w:p w14:paraId="13EADBC9"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0.125</w:t>
            </w:r>
          </w:p>
        </w:tc>
        <w:tc>
          <w:tcPr>
            <w:tcW w:w="1337" w:type="dxa"/>
            <w:shd w:val="clear" w:color="auto" w:fill="auto"/>
            <w:tcMar>
              <w:top w:w="100" w:type="dxa"/>
              <w:left w:w="100" w:type="dxa"/>
              <w:bottom w:w="100" w:type="dxa"/>
              <w:right w:w="100" w:type="dxa"/>
            </w:tcMar>
          </w:tcPr>
          <w:p w14:paraId="33FE75BA" w14:textId="77777777" w:rsidR="00120A1C" w:rsidRDefault="00120A1C">
            <w:pPr>
              <w:widowControl w:val="0"/>
              <w:spacing w:line="240" w:lineRule="auto"/>
              <w:jc w:val="right"/>
              <w:rPr>
                <w:rFonts w:ascii="Times New Roman" w:eastAsia="Times New Roman" w:hAnsi="Times New Roman" w:cs="Times New Roman"/>
                <w:color w:val="222222"/>
                <w:sz w:val="20"/>
                <w:szCs w:val="20"/>
              </w:rPr>
            </w:pPr>
          </w:p>
          <w:p w14:paraId="43F733E4"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0.194</w:t>
            </w:r>
          </w:p>
          <w:p w14:paraId="7D8E8B10"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0.0969</w:t>
            </w:r>
          </w:p>
          <w:p w14:paraId="6079F1D3"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0.121</w:t>
            </w:r>
          </w:p>
          <w:p w14:paraId="413F2629"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2.67</w:t>
            </w:r>
          </w:p>
          <w:p w14:paraId="2EA7CC10"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15.4</w:t>
            </w:r>
          </w:p>
          <w:p w14:paraId="764C3B21"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1.21</w:t>
            </w:r>
          </w:p>
          <w:p w14:paraId="65855F77"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12.3</w:t>
            </w:r>
          </w:p>
        </w:tc>
        <w:tc>
          <w:tcPr>
            <w:tcW w:w="1337" w:type="dxa"/>
            <w:shd w:val="clear" w:color="auto" w:fill="auto"/>
            <w:tcMar>
              <w:top w:w="100" w:type="dxa"/>
              <w:left w:w="100" w:type="dxa"/>
              <w:bottom w:w="100" w:type="dxa"/>
              <w:right w:w="100" w:type="dxa"/>
            </w:tcMar>
          </w:tcPr>
          <w:p w14:paraId="48AC4972" w14:textId="77777777" w:rsidR="00120A1C" w:rsidRDefault="00120A1C">
            <w:pPr>
              <w:widowControl w:val="0"/>
              <w:spacing w:line="240" w:lineRule="auto"/>
              <w:jc w:val="right"/>
              <w:rPr>
                <w:rFonts w:ascii="Times New Roman" w:eastAsia="Times New Roman" w:hAnsi="Times New Roman" w:cs="Times New Roman"/>
                <w:color w:val="222222"/>
                <w:sz w:val="20"/>
                <w:szCs w:val="20"/>
              </w:rPr>
            </w:pPr>
          </w:p>
          <w:p w14:paraId="148A85DD"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0.178</w:t>
            </w:r>
          </w:p>
          <w:p w14:paraId="213E34E5"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1.41</w:t>
            </w:r>
          </w:p>
          <w:p w14:paraId="6A800536"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15.4</w:t>
            </w:r>
          </w:p>
          <w:p w14:paraId="4C54E885"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14.5</w:t>
            </w:r>
          </w:p>
          <w:p w14:paraId="7069127A"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8.69</w:t>
            </w:r>
          </w:p>
          <w:p w14:paraId="09F6BC33"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7.57</w:t>
            </w:r>
          </w:p>
          <w:p w14:paraId="599E96F7"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1.3</w:t>
            </w:r>
          </w:p>
        </w:tc>
        <w:tc>
          <w:tcPr>
            <w:tcW w:w="1337" w:type="dxa"/>
            <w:shd w:val="clear" w:color="auto" w:fill="auto"/>
            <w:tcMar>
              <w:top w:w="100" w:type="dxa"/>
              <w:left w:w="100" w:type="dxa"/>
              <w:bottom w:w="100" w:type="dxa"/>
              <w:right w:w="100" w:type="dxa"/>
            </w:tcMar>
          </w:tcPr>
          <w:p w14:paraId="3412628A" w14:textId="77777777" w:rsidR="00120A1C" w:rsidRDefault="00120A1C">
            <w:pPr>
              <w:widowControl w:val="0"/>
              <w:spacing w:line="240" w:lineRule="auto"/>
              <w:jc w:val="right"/>
              <w:rPr>
                <w:rFonts w:ascii="Times New Roman" w:eastAsia="Times New Roman" w:hAnsi="Times New Roman" w:cs="Times New Roman"/>
                <w:color w:val="222222"/>
                <w:sz w:val="20"/>
                <w:szCs w:val="20"/>
              </w:rPr>
            </w:pPr>
          </w:p>
          <w:p w14:paraId="405B15AF"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0.601</w:t>
            </w:r>
          </w:p>
          <w:p w14:paraId="015BB458"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0.600</w:t>
            </w:r>
          </w:p>
          <w:p w14:paraId="3622384F"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0.676</w:t>
            </w:r>
          </w:p>
          <w:p w14:paraId="59D70C36"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0.796</w:t>
            </w:r>
          </w:p>
          <w:p w14:paraId="29FC4CEF"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0.762</w:t>
            </w:r>
          </w:p>
          <w:p w14:paraId="4F203415"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0.625</w:t>
            </w:r>
          </w:p>
          <w:p w14:paraId="217AD981"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0.637</w:t>
            </w:r>
          </w:p>
        </w:tc>
        <w:tc>
          <w:tcPr>
            <w:tcW w:w="1337" w:type="dxa"/>
            <w:shd w:val="clear" w:color="auto" w:fill="auto"/>
            <w:tcMar>
              <w:top w:w="100" w:type="dxa"/>
              <w:left w:w="100" w:type="dxa"/>
              <w:bottom w:w="100" w:type="dxa"/>
              <w:right w:w="100" w:type="dxa"/>
            </w:tcMar>
          </w:tcPr>
          <w:p w14:paraId="00F6F578" w14:textId="77777777" w:rsidR="00120A1C" w:rsidRDefault="00120A1C">
            <w:pPr>
              <w:widowControl w:val="0"/>
              <w:spacing w:line="240" w:lineRule="auto"/>
              <w:jc w:val="right"/>
              <w:rPr>
                <w:rFonts w:ascii="Times New Roman" w:eastAsia="Times New Roman" w:hAnsi="Times New Roman" w:cs="Times New Roman"/>
                <w:color w:val="222222"/>
                <w:sz w:val="20"/>
                <w:szCs w:val="20"/>
              </w:rPr>
            </w:pPr>
          </w:p>
          <w:p w14:paraId="1D33BAA3"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7.24</w:t>
            </w:r>
          </w:p>
          <w:p w14:paraId="648BC1FA"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22.6</w:t>
            </w:r>
          </w:p>
          <w:p w14:paraId="609D7317"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142</w:t>
            </w:r>
          </w:p>
          <w:p w14:paraId="135524A8"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5.79</w:t>
            </w:r>
          </w:p>
          <w:p w14:paraId="446BF8B4"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0.632</w:t>
            </w:r>
          </w:p>
          <w:p w14:paraId="7D30E9A7"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6.77</w:t>
            </w:r>
          </w:p>
          <w:p w14:paraId="5880AAD2"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0.167</w:t>
            </w:r>
          </w:p>
        </w:tc>
        <w:tc>
          <w:tcPr>
            <w:tcW w:w="1337" w:type="dxa"/>
            <w:shd w:val="clear" w:color="auto" w:fill="auto"/>
            <w:tcMar>
              <w:top w:w="100" w:type="dxa"/>
              <w:left w:w="100" w:type="dxa"/>
              <w:bottom w:w="100" w:type="dxa"/>
              <w:right w:w="100" w:type="dxa"/>
            </w:tcMar>
          </w:tcPr>
          <w:p w14:paraId="5B261D91" w14:textId="77777777" w:rsidR="00120A1C" w:rsidRDefault="00120A1C">
            <w:pPr>
              <w:widowControl w:val="0"/>
              <w:spacing w:line="240" w:lineRule="auto"/>
              <w:jc w:val="right"/>
              <w:rPr>
                <w:rFonts w:ascii="Times New Roman" w:eastAsia="Times New Roman" w:hAnsi="Times New Roman" w:cs="Times New Roman"/>
                <w:color w:val="222222"/>
                <w:sz w:val="20"/>
                <w:szCs w:val="20"/>
              </w:rPr>
            </w:pPr>
          </w:p>
        </w:tc>
      </w:tr>
      <w:tr w:rsidR="00120A1C" w14:paraId="01A8D389" w14:textId="77777777">
        <w:tc>
          <w:tcPr>
            <w:tcW w:w="1337" w:type="dxa"/>
            <w:shd w:val="clear" w:color="auto" w:fill="auto"/>
            <w:tcMar>
              <w:top w:w="100" w:type="dxa"/>
              <w:left w:w="100" w:type="dxa"/>
              <w:bottom w:w="100" w:type="dxa"/>
              <w:right w:w="100" w:type="dxa"/>
            </w:tcMar>
          </w:tcPr>
          <w:p w14:paraId="73DDD601"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June</w:t>
            </w:r>
          </w:p>
          <w:p w14:paraId="2067E1CC"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Time Zero</w:t>
            </w:r>
          </w:p>
          <w:p w14:paraId="4C4E0548"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Control</w:t>
            </w:r>
          </w:p>
          <w:p w14:paraId="682D8182"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DIN</w:t>
            </w:r>
          </w:p>
          <w:p w14:paraId="34CE36B6"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LP</w:t>
            </w:r>
          </w:p>
          <w:p w14:paraId="6615BFD4"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HP</w:t>
            </w:r>
          </w:p>
          <w:p w14:paraId="6B6D0E71"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DIN+LP</w:t>
            </w:r>
          </w:p>
          <w:p w14:paraId="51CFEA81"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DIN+HP</w:t>
            </w:r>
          </w:p>
        </w:tc>
        <w:tc>
          <w:tcPr>
            <w:tcW w:w="1337" w:type="dxa"/>
            <w:shd w:val="clear" w:color="auto" w:fill="auto"/>
            <w:tcMar>
              <w:top w:w="100" w:type="dxa"/>
              <w:left w:w="100" w:type="dxa"/>
              <w:bottom w:w="100" w:type="dxa"/>
              <w:right w:w="100" w:type="dxa"/>
            </w:tcMar>
          </w:tcPr>
          <w:p w14:paraId="30642E9B" w14:textId="77777777" w:rsidR="00120A1C" w:rsidRDefault="00120A1C">
            <w:pPr>
              <w:widowControl w:val="0"/>
              <w:spacing w:line="240" w:lineRule="auto"/>
              <w:jc w:val="right"/>
              <w:rPr>
                <w:rFonts w:ascii="Times New Roman" w:eastAsia="Times New Roman" w:hAnsi="Times New Roman" w:cs="Times New Roman"/>
                <w:color w:val="222222"/>
                <w:sz w:val="20"/>
                <w:szCs w:val="20"/>
              </w:rPr>
            </w:pPr>
          </w:p>
          <w:p w14:paraId="0E5CBEB0"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w:t>
            </w:r>
          </w:p>
          <w:p w14:paraId="170C1944"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0.303</w:t>
            </w:r>
          </w:p>
          <w:p w14:paraId="46320970"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7.44</w:t>
            </w:r>
          </w:p>
          <w:p w14:paraId="08A0EF53"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0.393</w:t>
            </w:r>
          </w:p>
          <w:p w14:paraId="2109EA44"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0.946</w:t>
            </w:r>
          </w:p>
          <w:p w14:paraId="146D0580"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0.0178</w:t>
            </w:r>
          </w:p>
          <w:p w14:paraId="3578CE53"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0.714</w:t>
            </w:r>
          </w:p>
        </w:tc>
        <w:tc>
          <w:tcPr>
            <w:tcW w:w="1337" w:type="dxa"/>
            <w:shd w:val="clear" w:color="auto" w:fill="auto"/>
            <w:tcMar>
              <w:top w:w="100" w:type="dxa"/>
              <w:left w:w="100" w:type="dxa"/>
              <w:bottom w:w="100" w:type="dxa"/>
              <w:right w:w="100" w:type="dxa"/>
            </w:tcMar>
          </w:tcPr>
          <w:p w14:paraId="76902349" w14:textId="77777777" w:rsidR="00120A1C" w:rsidRDefault="00120A1C">
            <w:pPr>
              <w:widowControl w:val="0"/>
              <w:spacing w:line="240" w:lineRule="auto"/>
              <w:jc w:val="right"/>
              <w:rPr>
                <w:rFonts w:ascii="Times New Roman" w:eastAsia="Times New Roman" w:hAnsi="Times New Roman" w:cs="Times New Roman"/>
                <w:color w:val="222222"/>
                <w:sz w:val="20"/>
                <w:szCs w:val="20"/>
              </w:rPr>
            </w:pPr>
          </w:p>
          <w:p w14:paraId="12A69F42"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w:t>
            </w:r>
          </w:p>
          <w:p w14:paraId="1D3864A5"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w:t>
            </w:r>
          </w:p>
          <w:p w14:paraId="1779D43A"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w:t>
            </w:r>
          </w:p>
          <w:p w14:paraId="37CF7715"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2.44</w:t>
            </w:r>
          </w:p>
          <w:p w14:paraId="2D183B72"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16.0</w:t>
            </w:r>
          </w:p>
          <w:p w14:paraId="15AD3D96"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1.86</w:t>
            </w:r>
          </w:p>
          <w:p w14:paraId="32206DAC"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14.5</w:t>
            </w:r>
          </w:p>
        </w:tc>
        <w:tc>
          <w:tcPr>
            <w:tcW w:w="1337" w:type="dxa"/>
            <w:shd w:val="clear" w:color="auto" w:fill="auto"/>
            <w:tcMar>
              <w:top w:w="100" w:type="dxa"/>
              <w:left w:w="100" w:type="dxa"/>
              <w:bottom w:w="100" w:type="dxa"/>
              <w:right w:w="100" w:type="dxa"/>
            </w:tcMar>
          </w:tcPr>
          <w:p w14:paraId="211C3295" w14:textId="77777777" w:rsidR="00120A1C" w:rsidRDefault="00120A1C">
            <w:pPr>
              <w:widowControl w:val="0"/>
              <w:spacing w:line="240" w:lineRule="auto"/>
              <w:jc w:val="right"/>
              <w:rPr>
                <w:rFonts w:ascii="Times New Roman" w:eastAsia="Times New Roman" w:hAnsi="Times New Roman" w:cs="Times New Roman"/>
                <w:color w:val="222222"/>
                <w:sz w:val="20"/>
                <w:szCs w:val="20"/>
              </w:rPr>
            </w:pPr>
          </w:p>
          <w:p w14:paraId="51CD4276"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2.78</w:t>
            </w:r>
          </w:p>
          <w:p w14:paraId="4A7B9BE2"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1.14</w:t>
            </w:r>
          </w:p>
          <w:p w14:paraId="0317FFFA"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2.19</w:t>
            </w:r>
          </w:p>
          <w:p w14:paraId="4AC3C940"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1.71</w:t>
            </w:r>
          </w:p>
          <w:p w14:paraId="540C7544"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w:t>
            </w:r>
          </w:p>
          <w:p w14:paraId="7CFB9A73"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w:t>
            </w:r>
          </w:p>
          <w:p w14:paraId="5B612B6E"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w:t>
            </w:r>
          </w:p>
        </w:tc>
        <w:tc>
          <w:tcPr>
            <w:tcW w:w="1337" w:type="dxa"/>
            <w:shd w:val="clear" w:color="auto" w:fill="auto"/>
            <w:tcMar>
              <w:top w:w="100" w:type="dxa"/>
              <w:left w:w="100" w:type="dxa"/>
              <w:bottom w:w="100" w:type="dxa"/>
              <w:right w:w="100" w:type="dxa"/>
            </w:tcMar>
          </w:tcPr>
          <w:p w14:paraId="39CC0C54" w14:textId="77777777" w:rsidR="00120A1C" w:rsidRDefault="00120A1C">
            <w:pPr>
              <w:widowControl w:val="0"/>
              <w:spacing w:line="240" w:lineRule="auto"/>
              <w:jc w:val="right"/>
              <w:rPr>
                <w:rFonts w:ascii="Times New Roman" w:eastAsia="Times New Roman" w:hAnsi="Times New Roman" w:cs="Times New Roman"/>
                <w:color w:val="222222"/>
                <w:sz w:val="20"/>
                <w:szCs w:val="20"/>
              </w:rPr>
            </w:pPr>
          </w:p>
          <w:p w14:paraId="6401C589"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0.666</w:t>
            </w:r>
          </w:p>
          <w:p w14:paraId="3303FC80"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0.633</w:t>
            </w:r>
          </w:p>
          <w:p w14:paraId="3AFA8B46"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0.712</w:t>
            </w:r>
          </w:p>
          <w:p w14:paraId="38BDCEED"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0.637</w:t>
            </w:r>
          </w:p>
          <w:p w14:paraId="64B83369"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0.633</w:t>
            </w:r>
          </w:p>
          <w:p w14:paraId="099930C5"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0.646</w:t>
            </w:r>
          </w:p>
          <w:p w14:paraId="54F09F13"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0.662</w:t>
            </w:r>
          </w:p>
        </w:tc>
        <w:tc>
          <w:tcPr>
            <w:tcW w:w="1337" w:type="dxa"/>
            <w:shd w:val="clear" w:color="auto" w:fill="auto"/>
            <w:tcMar>
              <w:top w:w="100" w:type="dxa"/>
              <w:left w:w="100" w:type="dxa"/>
              <w:bottom w:w="100" w:type="dxa"/>
              <w:right w:w="100" w:type="dxa"/>
            </w:tcMar>
          </w:tcPr>
          <w:p w14:paraId="2E138DDF" w14:textId="77777777" w:rsidR="00120A1C" w:rsidRDefault="00120A1C">
            <w:pPr>
              <w:widowControl w:val="0"/>
              <w:spacing w:line="240" w:lineRule="auto"/>
              <w:jc w:val="right"/>
              <w:rPr>
                <w:rFonts w:ascii="Times New Roman" w:eastAsia="Times New Roman" w:hAnsi="Times New Roman" w:cs="Times New Roman"/>
                <w:color w:val="222222"/>
                <w:sz w:val="20"/>
                <w:szCs w:val="20"/>
              </w:rPr>
            </w:pPr>
          </w:p>
          <w:p w14:paraId="3F36620D"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w:t>
            </w:r>
          </w:p>
          <w:p w14:paraId="245C75D9"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w:t>
            </w:r>
          </w:p>
          <w:p w14:paraId="0A21D99B"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w:t>
            </w:r>
          </w:p>
          <w:p w14:paraId="4FA5C5A2"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1.12</w:t>
            </w:r>
          </w:p>
          <w:p w14:paraId="259BA5C7"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0.0987</w:t>
            </w:r>
          </w:p>
          <w:p w14:paraId="5F339989"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0.357</w:t>
            </w:r>
          </w:p>
          <w:p w14:paraId="5995F93B"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0.0949</w:t>
            </w:r>
          </w:p>
        </w:tc>
        <w:tc>
          <w:tcPr>
            <w:tcW w:w="1337" w:type="dxa"/>
            <w:shd w:val="clear" w:color="auto" w:fill="auto"/>
            <w:tcMar>
              <w:top w:w="100" w:type="dxa"/>
              <w:left w:w="100" w:type="dxa"/>
              <w:bottom w:w="100" w:type="dxa"/>
              <w:right w:w="100" w:type="dxa"/>
            </w:tcMar>
          </w:tcPr>
          <w:p w14:paraId="69872BD1" w14:textId="77777777" w:rsidR="00120A1C" w:rsidRDefault="00120A1C">
            <w:pPr>
              <w:widowControl w:val="0"/>
              <w:spacing w:line="240" w:lineRule="auto"/>
              <w:jc w:val="right"/>
              <w:rPr>
                <w:rFonts w:ascii="Times New Roman" w:eastAsia="Times New Roman" w:hAnsi="Times New Roman" w:cs="Times New Roman"/>
                <w:color w:val="222222"/>
                <w:sz w:val="20"/>
                <w:szCs w:val="20"/>
              </w:rPr>
            </w:pPr>
          </w:p>
        </w:tc>
      </w:tr>
      <w:tr w:rsidR="00120A1C" w14:paraId="5F1B6D94" w14:textId="77777777">
        <w:tc>
          <w:tcPr>
            <w:tcW w:w="1337" w:type="dxa"/>
            <w:shd w:val="clear" w:color="auto" w:fill="auto"/>
            <w:tcMar>
              <w:top w:w="100" w:type="dxa"/>
              <w:left w:w="100" w:type="dxa"/>
              <w:bottom w:w="100" w:type="dxa"/>
              <w:right w:w="100" w:type="dxa"/>
            </w:tcMar>
          </w:tcPr>
          <w:p w14:paraId="44C7E3BE"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July</w:t>
            </w:r>
          </w:p>
          <w:p w14:paraId="4378D9F9"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Time Zero</w:t>
            </w:r>
          </w:p>
          <w:p w14:paraId="0E4F049F"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Control</w:t>
            </w:r>
          </w:p>
          <w:p w14:paraId="0870EF1A"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DIN</w:t>
            </w:r>
          </w:p>
          <w:p w14:paraId="6F9179C8"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LP</w:t>
            </w:r>
          </w:p>
          <w:p w14:paraId="3AF9D67B"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HP</w:t>
            </w:r>
          </w:p>
          <w:p w14:paraId="1DA60B05"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DIN+LP</w:t>
            </w:r>
          </w:p>
          <w:p w14:paraId="06018C99"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DIN+HP</w:t>
            </w:r>
          </w:p>
        </w:tc>
        <w:tc>
          <w:tcPr>
            <w:tcW w:w="1337" w:type="dxa"/>
            <w:shd w:val="clear" w:color="auto" w:fill="auto"/>
            <w:tcMar>
              <w:top w:w="100" w:type="dxa"/>
              <w:left w:w="100" w:type="dxa"/>
              <w:bottom w:w="100" w:type="dxa"/>
              <w:right w:w="100" w:type="dxa"/>
            </w:tcMar>
          </w:tcPr>
          <w:p w14:paraId="047B6B87" w14:textId="77777777" w:rsidR="00120A1C" w:rsidRDefault="00120A1C">
            <w:pPr>
              <w:widowControl w:val="0"/>
              <w:spacing w:line="240" w:lineRule="auto"/>
              <w:jc w:val="right"/>
              <w:rPr>
                <w:rFonts w:ascii="Times New Roman" w:eastAsia="Times New Roman" w:hAnsi="Times New Roman" w:cs="Times New Roman"/>
                <w:color w:val="222222"/>
                <w:sz w:val="20"/>
                <w:szCs w:val="20"/>
              </w:rPr>
            </w:pPr>
          </w:p>
          <w:p w14:paraId="0DD8D863"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w:t>
            </w:r>
          </w:p>
          <w:p w14:paraId="52F2063C"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2.57</w:t>
            </w:r>
          </w:p>
          <w:p w14:paraId="29E61573"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w:t>
            </w:r>
          </w:p>
          <w:p w14:paraId="7AD19498"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w:t>
            </w:r>
          </w:p>
          <w:p w14:paraId="553E97C9"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w:t>
            </w:r>
          </w:p>
          <w:p w14:paraId="5D51CA91"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w:t>
            </w:r>
          </w:p>
          <w:p w14:paraId="25D500A2"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w:t>
            </w:r>
          </w:p>
        </w:tc>
        <w:tc>
          <w:tcPr>
            <w:tcW w:w="1337" w:type="dxa"/>
            <w:shd w:val="clear" w:color="auto" w:fill="auto"/>
            <w:tcMar>
              <w:top w:w="100" w:type="dxa"/>
              <w:left w:w="100" w:type="dxa"/>
              <w:bottom w:w="100" w:type="dxa"/>
              <w:right w:w="100" w:type="dxa"/>
            </w:tcMar>
          </w:tcPr>
          <w:p w14:paraId="7786062A" w14:textId="77777777" w:rsidR="00120A1C" w:rsidRDefault="00120A1C">
            <w:pPr>
              <w:widowControl w:val="0"/>
              <w:spacing w:line="240" w:lineRule="auto"/>
              <w:jc w:val="right"/>
              <w:rPr>
                <w:rFonts w:ascii="Times New Roman" w:eastAsia="Times New Roman" w:hAnsi="Times New Roman" w:cs="Times New Roman"/>
                <w:color w:val="222222"/>
                <w:sz w:val="20"/>
                <w:szCs w:val="20"/>
              </w:rPr>
            </w:pPr>
          </w:p>
          <w:p w14:paraId="6BA765C0"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w:t>
            </w:r>
          </w:p>
          <w:p w14:paraId="0FF7778E"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0.541</w:t>
            </w:r>
          </w:p>
          <w:p w14:paraId="23B23F5B"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w:t>
            </w:r>
          </w:p>
          <w:p w14:paraId="08354574"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4.04</w:t>
            </w:r>
          </w:p>
          <w:p w14:paraId="7EB619E0"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18.1</w:t>
            </w:r>
          </w:p>
          <w:p w14:paraId="2B0BA30F"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2.12</w:t>
            </w:r>
          </w:p>
          <w:p w14:paraId="787B3383"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14.9</w:t>
            </w:r>
          </w:p>
        </w:tc>
        <w:tc>
          <w:tcPr>
            <w:tcW w:w="1337" w:type="dxa"/>
            <w:shd w:val="clear" w:color="auto" w:fill="auto"/>
            <w:tcMar>
              <w:top w:w="100" w:type="dxa"/>
              <w:left w:w="100" w:type="dxa"/>
              <w:bottom w:w="100" w:type="dxa"/>
              <w:right w:w="100" w:type="dxa"/>
            </w:tcMar>
          </w:tcPr>
          <w:p w14:paraId="29742A38" w14:textId="77777777" w:rsidR="00120A1C" w:rsidRDefault="00120A1C">
            <w:pPr>
              <w:widowControl w:val="0"/>
              <w:spacing w:line="240" w:lineRule="auto"/>
              <w:jc w:val="right"/>
              <w:rPr>
                <w:rFonts w:ascii="Times New Roman" w:eastAsia="Times New Roman" w:hAnsi="Times New Roman" w:cs="Times New Roman"/>
                <w:color w:val="222222"/>
                <w:sz w:val="20"/>
                <w:szCs w:val="20"/>
              </w:rPr>
            </w:pPr>
          </w:p>
          <w:p w14:paraId="6884631C"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w:t>
            </w:r>
          </w:p>
          <w:p w14:paraId="39DB0EED"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w:t>
            </w:r>
          </w:p>
          <w:p w14:paraId="23D86733"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w:t>
            </w:r>
          </w:p>
          <w:p w14:paraId="3FFBE5D8"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w:t>
            </w:r>
          </w:p>
          <w:p w14:paraId="3DAD72E6"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w:t>
            </w:r>
          </w:p>
          <w:p w14:paraId="421DBCD1"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w:t>
            </w:r>
          </w:p>
          <w:p w14:paraId="09E180E9"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w:t>
            </w:r>
          </w:p>
        </w:tc>
        <w:tc>
          <w:tcPr>
            <w:tcW w:w="1337" w:type="dxa"/>
            <w:shd w:val="clear" w:color="auto" w:fill="auto"/>
            <w:tcMar>
              <w:top w:w="100" w:type="dxa"/>
              <w:left w:w="100" w:type="dxa"/>
              <w:bottom w:w="100" w:type="dxa"/>
              <w:right w:w="100" w:type="dxa"/>
            </w:tcMar>
          </w:tcPr>
          <w:p w14:paraId="2B1B1C19" w14:textId="77777777" w:rsidR="00120A1C" w:rsidRDefault="00120A1C">
            <w:pPr>
              <w:widowControl w:val="0"/>
              <w:spacing w:line="240" w:lineRule="auto"/>
              <w:jc w:val="right"/>
              <w:rPr>
                <w:rFonts w:ascii="Times New Roman" w:eastAsia="Times New Roman" w:hAnsi="Times New Roman" w:cs="Times New Roman"/>
                <w:color w:val="222222"/>
                <w:sz w:val="20"/>
                <w:szCs w:val="20"/>
              </w:rPr>
            </w:pPr>
          </w:p>
          <w:p w14:paraId="4A11C06D"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w:t>
            </w:r>
          </w:p>
          <w:p w14:paraId="260FEB2B"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w:t>
            </w:r>
          </w:p>
          <w:p w14:paraId="4BBD94BB"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w:t>
            </w:r>
          </w:p>
          <w:p w14:paraId="42FFA80B"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w:t>
            </w:r>
          </w:p>
          <w:p w14:paraId="64DE8D3A"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w:t>
            </w:r>
          </w:p>
          <w:p w14:paraId="48DCE51A"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w:t>
            </w:r>
          </w:p>
          <w:p w14:paraId="5D4DFA06"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w:t>
            </w:r>
          </w:p>
        </w:tc>
        <w:tc>
          <w:tcPr>
            <w:tcW w:w="1337" w:type="dxa"/>
            <w:shd w:val="clear" w:color="auto" w:fill="auto"/>
            <w:tcMar>
              <w:top w:w="100" w:type="dxa"/>
              <w:left w:w="100" w:type="dxa"/>
              <w:bottom w:w="100" w:type="dxa"/>
              <w:right w:w="100" w:type="dxa"/>
            </w:tcMar>
          </w:tcPr>
          <w:p w14:paraId="137DA162" w14:textId="77777777" w:rsidR="00120A1C" w:rsidRDefault="00120A1C">
            <w:pPr>
              <w:widowControl w:val="0"/>
              <w:spacing w:line="240" w:lineRule="auto"/>
              <w:jc w:val="right"/>
              <w:rPr>
                <w:rFonts w:ascii="Times New Roman" w:eastAsia="Times New Roman" w:hAnsi="Times New Roman" w:cs="Times New Roman"/>
                <w:color w:val="222222"/>
                <w:sz w:val="20"/>
                <w:szCs w:val="20"/>
              </w:rPr>
            </w:pPr>
          </w:p>
          <w:p w14:paraId="55A4E0FA"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w:t>
            </w:r>
          </w:p>
          <w:p w14:paraId="3157AF63"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4.75</w:t>
            </w:r>
          </w:p>
          <w:p w14:paraId="0BF03745"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w:t>
            </w:r>
          </w:p>
          <w:p w14:paraId="1984FE6D"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w:t>
            </w:r>
          </w:p>
          <w:p w14:paraId="1E216375"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w:t>
            </w:r>
          </w:p>
          <w:p w14:paraId="01F13A67"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w:t>
            </w:r>
          </w:p>
          <w:p w14:paraId="1E5A2C0E"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w:t>
            </w:r>
          </w:p>
        </w:tc>
        <w:tc>
          <w:tcPr>
            <w:tcW w:w="1337" w:type="dxa"/>
            <w:shd w:val="clear" w:color="auto" w:fill="auto"/>
            <w:tcMar>
              <w:top w:w="100" w:type="dxa"/>
              <w:left w:w="100" w:type="dxa"/>
              <w:bottom w:w="100" w:type="dxa"/>
              <w:right w:w="100" w:type="dxa"/>
            </w:tcMar>
          </w:tcPr>
          <w:p w14:paraId="0458D621" w14:textId="77777777" w:rsidR="00120A1C" w:rsidRDefault="00120A1C">
            <w:pPr>
              <w:widowControl w:val="0"/>
              <w:spacing w:line="240" w:lineRule="auto"/>
              <w:jc w:val="right"/>
              <w:rPr>
                <w:rFonts w:ascii="Times New Roman" w:eastAsia="Times New Roman" w:hAnsi="Times New Roman" w:cs="Times New Roman"/>
                <w:color w:val="222222"/>
                <w:sz w:val="20"/>
                <w:szCs w:val="20"/>
              </w:rPr>
            </w:pPr>
          </w:p>
        </w:tc>
      </w:tr>
      <w:tr w:rsidR="00120A1C" w14:paraId="41C427EB" w14:textId="77777777">
        <w:tc>
          <w:tcPr>
            <w:tcW w:w="1337" w:type="dxa"/>
            <w:shd w:val="clear" w:color="auto" w:fill="auto"/>
            <w:tcMar>
              <w:top w:w="100" w:type="dxa"/>
              <w:left w:w="100" w:type="dxa"/>
              <w:bottom w:w="100" w:type="dxa"/>
              <w:right w:w="100" w:type="dxa"/>
            </w:tcMar>
          </w:tcPr>
          <w:p w14:paraId="3A47AC72"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September</w:t>
            </w:r>
          </w:p>
          <w:p w14:paraId="6AAF578B"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Time Zero</w:t>
            </w:r>
          </w:p>
          <w:p w14:paraId="63BE704C"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Control</w:t>
            </w:r>
          </w:p>
          <w:p w14:paraId="1BE6F6AB"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DIN</w:t>
            </w:r>
          </w:p>
          <w:p w14:paraId="0691B68C"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LP</w:t>
            </w:r>
          </w:p>
          <w:p w14:paraId="1F14C3B8"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HP</w:t>
            </w:r>
          </w:p>
          <w:p w14:paraId="7AA53FC9"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DIN+LP</w:t>
            </w:r>
          </w:p>
          <w:p w14:paraId="308CE8F9"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DIN+HP</w:t>
            </w:r>
          </w:p>
        </w:tc>
        <w:tc>
          <w:tcPr>
            <w:tcW w:w="1337" w:type="dxa"/>
            <w:shd w:val="clear" w:color="auto" w:fill="auto"/>
            <w:tcMar>
              <w:top w:w="100" w:type="dxa"/>
              <w:left w:w="100" w:type="dxa"/>
              <w:bottom w:w="100" w:type="dxa"/>
              <w:right w:w="100" w:type="dxa"/>
            </w:tcMar>
          </w:tcPr>
          <w:p w14:paraId="28D2621D" w14:textId="77777777" w:rsidR="00120A1C" w:rsidRDefault="00120A1C">
            <w:pPr>
              <w:widowControl w:val="0"/>
              <w:spacing w:line="240" w:lineRule="auto"/>
              <w:jc w:val="right"/>
              <w:rPr>
                <w:rFonts w:ascii="Times New Roman" w:eastAsia="Times New Roman" w:hAnsi="Times New Roman" w:cs="Times New Roman"/>
                <w:color w:val="222222"/>
                <w:sz w:val="20"/>
                <w:szCs w:val="20"/>
              </w:rPr>
            </w:pPr>
          </w:p>
          <w:p w14:paraId="2A0ABB38"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1.20</w:t>
            </w:r>
          </w:p>
          <w:p w14:paraId="78BD0E29"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1.86</w:t>
            </w:r>
          </w:p>
          <w:p w14:paraId="07D52B4A"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1.64</w:t>
            </w:r>
          </w:p>
          <w:p w14:paraId="17EA7B0B"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1.61</w:t>
            </w:r>
          </w:p>
          <w:p w14:paraId="197F2193"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1.96</w:t>
            </w:r>
          </w:p>
          <w:p w14:paraId="3D37D04E"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1.73</w:t>
            </w:r>
          </w:p>
          <w:p w14:paraId="213F1A41"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1.86</w:t>
            </w:r>
          </w:p>
        </w:tc>
        <w:tc>
          <w:tcPr>
            <w:tcW w:w="1337" w:type="dxa"/>
            <w:shd w:val="clear" w:color="auto" w:fill="auto"/>
            <w:tcMar>
              <w:top w:w="100" w:type="dxa"/>
              <w:left w:w="100" w:type="dxa"/>
              <w:bottom w:w="100" w:type="dxa"/>
              <w:right w:w="100" w:type="dxa"/>
            </w:tcMar>
          </w:tcPr>
          <w:p w14:paraId="0CDEE1E5" w14:textId="77777777" w:rsidR="00120A1C" w:rsidRDefault="00120A1C">
            <w:pPr>
              <w:widowControl w:val="0"/>
              <w:spacing w:line="240" w:lineRule="auto"/>
              <w:jc w:val="right"/>
              <w:rPr>
                <w:rFonts w:ascii="Times New Roman" w:eastAsia="Times New Roman" w:hAnsi="Times New Roman" w:cs="Times New Roman"/>
                <w:color w:val="222222"/>
                <w:sz w:val="20"/>
                <w:szCs w:val="20"/>
              </w:rPr>
            </w:pPr>
          </w:p>
          <w:p w14:paraId="5D8CBD18"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w:t>
            </w:r>
          </w:p>
          <w:p w14:paraId="7B3F36AE"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w:t>
            </w:r>
          </w:p>
          <w:p w14:paraId="43219FCE"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w:t>
            </w:r>
          </w:p>
          <w:p w14:paraId="7BFC7F91"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1.28</w:t>
            </w:r>
          </w:p>
          <w:p w14:paraId="20B6E6CC"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12.2</w:t>
            </w:r>
          </w:p>
          <w:p w14:paraId="23C0E32C"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w:t>
            </w:r>
          </w:p>
          <w:p w14:paraId="39D7D844"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14.1</w:t>
            </w:r>
          </w:p>
        </w:tc>
        <w:tc>
          <w:tcPr>
            <w:tcW w:w="1337" w:type="dxa"/>
            <w:shd w:val="clear" w:color="auto" w:fill="auto"/>
            <w:tcMar>
              <w:top w:w="100" w:type="dxa"/>
              <w:left w:w="100" w:type="dxa"/>
              <w:bottom w:w="100" w:type="dxa"/>
              <w:right w:w="100" w:type="dxa"/>
            </w:tcMar>
          </w:tcPr>
          <w:p w14:paraId="289074E8" w14:textId="77777777" w:rsidR="00120A1C" w:rsidRDefault="00120A1C">
            <w:pPr>
              <w:widowControl w:val="0"/>
              <w:spacing w:line="240" w:lineRule="auto"/>
              <w:jc w:val="right"/>
              <w:rPr>
                <w:rFonts w:ascii="Times New Roman" w:eastAsia="Times New Roman" w:hAnsi="Times New Roman" w:cs="Times New Roman"/>
                <w:color w:val="222222"/>
                <w:sz w:val="20"/>
                <w:szCs w:val="20"/>
              </w:rPr>
            </w:pPr>
          </w:p>
          <w:p w14:paraId="48E1B7B4"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3.3</w:t>
            </w:r>
          </w:p>
          <w:p w14:paraId="165162EA"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7.49</w:t>
            </w:r>
          </w:p>
          <w:p w14:paraId="4B4C5B69"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1.39</w:t>
            </w:r>
          </w:p>
          <w:p w14:paraId="4B5BB205"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0.428</w:t>
            </w:r>
          </w:p>
          <w:p w14:paraId="17C952B8"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2.19</w:t>
            </w:r>
          </w:p>
          <w:p w14:paraId="21771BB6"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1.46</w:t>
            </w:r>
          </w:p>
          <w:p w14:paraId="716ED7CD"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7.24</w:t>
            </w:r>
          </w:p>
        </w:tc>
        <w:tc>
          <w:tcPr>
            <w:tcW w:w="1337" w:type="dxa"/>
            <w:shd w:val="clear" w:color="auto" w:fill="auto"/>
            <w:tcMar>
              <w:top w:w="100" w:type="dxa"/>
              <w:left w:w="100" w:type="dxa"/>
              <w:bottom w:w="100" w:type="dxa"/>
              <w:right w:w="100" w:type="dxa"/>
            </w:tcMar>
          </w:tcPr>
          <w:p w14:paraId="4459C6A3" w14:textId="77777777" w:rsidR="00120A1C" w:rsidRDefault="00120A1C">
            <w:pPr>
              <w:widowControl w:val="0"/>
              <w:spacing w:line="240" w:lineRule="auto"/>
              <w:jc w:val="right"/>
              <w:rPr>
                <w:rFonts w:ascii="Times New Roman" w:eastAsia="Times New Roman" w:hAnsi="Times New Roman" w:cs="Times New Roman"/>
                <w:color w:val="222222"/>
                <w:sz w:val="20"/>
                <w:szCs w:val="20"/>
              </w:rPr>
            </w:pPr>
          </w:p>
          <w:p w14:paraId="43263C19"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0.344</w:t>
            </w:r>
          </w:p>
          <w:p w14:paraId="2CDC5F9A"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0.293</w:t>
            </w:r>
          </w:p>
          <w:p w14:paraId="1D4C6C97"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0.332</w:t>
            </w:r>
          </w:p>
          <w:p w14:paraId="17EEA7F0"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0.291</w:t>
            </w:r>
          </w:p>
          <w:p w14:paraId="39AD55D0"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0.357</w:t>
            </w:r>
          </w:p>
          <w:p w14:paraId="49C1EC2C"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0.364</w:t>
            </w:r>
          </w:p>
          <w:p w14:paraId="2F8E2522"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0.393</w:t>
            </w:r>
          </w:p>
        </w:tc>
        <w:tc>
          <w:tcPr>
            <w:tcW w:w="1337" w:type="dxa"/>
            <w:shd w:val="clear" w:color="auto" w:fill="auto"/>
            <w:tcMar>
              <w:top w:w="100" w:type="dxa"/>
              <w:left w:w="100" w:type="dxa"/>
              <w:bottom w:w="100" w:type="dxa"/>
              <w:right w:w="100" w:type="dxa"/>
            </w:tcMar>
          </w:tcPr>
          <w:p w14:paraId="7B335853" w14:textId="77777777" w:rsidR="00120A1C" w:rsidRDefault="00120A1C">
            <w:pPr>
              <w:widowControl w:val="0"/>
              <w:spacing w:line="240" w:lineRule="auto"/>
              <w:jc w:val="right"/>
              <w:rPr>
                <w:rFonts w:ascii="Times New Roman" w:eastAsia="Times New Roman" w:hAnsi="Times New Roman" w:cs="Times New Roman"/>
                <w:color w:val="222222"/>
                <w:sz w:val="20"/>
                <w:szCs w:val="20"/>
              </w:rPr>
            </w:pPr>
          </w:p>
          <w:p w14:paraId="7BD05339"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w:t>
            </w:r>
          </w:p>
          <w:p w14:paraId="0215A148"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w:t>
            </w:r>
          </w:p>
          <w:p w14:paraId="12D8E61B"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w:t>
            </w:r>
          </w:p>
          <w:p w14:paraId="26004DF7"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1.82</w:t>
            </w:r>
          </w:p>
          <w:p w14:paraId="74BBB107"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0.369</w:t>
            </w:r>
          </w:p>
          <w:p w14:paraId="5F835180"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w:t>
            </w:r>
          </w:p>
          <w:p w14:paraId="4BDA945C" w14:textId="77777777" w:rsidR="00120A1C" w:rsidRDefault="00000000">
            <w:pPr>
              <w:widowControl w:val="0"/>
              <w:spacing w:line="24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0.673</w:t>
            </w:r>
          </w:p>
        </w:tc>
        <w:tc>
          <w:tcPr>
            <w:tcW w:w="1337" w:type="dxa"/>
            <w:shd w:val="clear" w:color="auto" w:fill="auto"/>
            <w:tcMar>
              <w:top w:w="100" w:type="dxa"/>
              <w:left w:w="100" w:type="dxa"/>
              <w:bottom w:w="100" w:type="dxa"/>
              <w:right w:w="100" w:type="dxa"/>
            </w:tcMar>
          </w:tcPr>
          <w:p w14:paraId="1B7A66BD" w14:textId="77777777" w:rsidR="00120A1C" w:rsidRDefault="00120A1C">
            <w:pPr>
              <w:widowControl w:val="0"/>
              <w:spacing w:line="240" w:lineRule="auto"/>
              <w:jc w:val="right"/>
              <w:rPr>
                <w:rFonts w:ascii="Times New Roman" w:eastAsia="Times New Roman" w:hAnsi="Times New Roman" w:cs="Times New Roman"/>
                <w:color w:val="222222"/>
                <w:sz w:val="20"/>
                <w:szCs w:val="20"/>
              </w:rPr>
            </w:pPr>
          </w:p>
        </w:tc>
      </w:tr>
    </w:tbl>
    <w:p w14:paraId="1D3C323F" w14:textId="77777777" w:rsidR="00120A1C" w:rsidRDefault="00120A1C">
      <w:pPr>
        <w:rPr>
          <w:rFonts w:ascii="Times New Roman" w:eastAsia="Times New Roman" w:hAnsi="Times New Roman" w:cs="Times New Roman"/>
          <w:b/>
          <w:sz w:val="24"/>
          <w:szCs w:val="24"/>
        </w:rPr>
      </w:pPr>
    </w:p>
    <w:p w14:paraId="2960667E" w14:textId="77777777" w:rsidR="00120A1C" w:rsidRDefault="00000000">
      <w:pPr>
        <w:shd w:val="clear" w:color="auto" w:fill="FFFFFF"/>
        <w:spacing w:before="200" w:after="200"/>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Discussion</w:t>
      </w:r>
    </w:p>
    <w:p w14:paraId="7248ADD0" w14:textId="77777777" w:rsidR="00120A1C"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Nutrient limitation category definitions were adapted from </w:t>
      </w:r>
      <w:proofErr w:type="spellStart"/>
      <w:r>
        <w:rPr>
          <w:rFonts w:ascii="Times New Roman" w:eastAsia="Times New Roman" w:hAnsi="Times New Roman" w:cs="Times New Roman"/>
          <w:sz w:val="24"/>
          <w:szCs w:val="24"/>
        </w:rPr>
        <w:t>Kolzau</w:t>
      </w:r>
      <w:proofErr w:type="spellEnd"/>
      <w:r>
        <w:rPr>
          <w:rFonts w:ascii="Times New Roman" w:eastAsia="Times New Roman" w:hAnsi="Times New Roman" w:cs="Times New Roman"/>
          <w:sz w:val="24"/>
          <w:szCs w:val="24"/>
        </w:rPr>
        <w:t xml:space="preserve"> et al. (2014): Single nutrient limitation occurs when there is an increase in biomass in response to one of the single nutrient additions and it is no different from the combined nutrient treatment. Serial limitation occurs when there is an increase in biomass in response to only one nutrient addition, but the response of the combined nutrient treatment is larger than the single nutrient response. Independent co-limitation occurs when biomass increases for both single nutrient additions and the combined nutrient treatment has a larger response. In this case, the single nutrient addition with the larger response would be the primary limiting nutrient. Finally, if there is no increase in biomass for any nutrient addition, there is no nutrient limitation.</w:t>
      </w:r>
    </w:p>
    <w:p w14:paraId="6940EDAF" w14:textId="37416640" w:rsidR="00120A1C" w:rsidRDefault="00000000">
      <w:pPr>
        <w:ind w:firstLine="72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Our hypothesis was that P would be the primary limiting nutrient for phytoplankton biomass in NI</w:t>
      </w:r>
      <w:r w:rsidR="00290F2A">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meaning that the largest response would be in the LP and HP conditions. This was not supported; rather, evidence suggests that N was the single or primary limiting nutrient during the 2023 growing season despite the high N:P ratios </w:t>
      </w:r>
      <w:commentRangeStart w:id="58"/>
      <w:r>
        <w:rPr>
          <w:rFonts w:ascii="Times New Roman" w:eastAsia="Times New Roman" w:hAnsi="Times New Roman" w:cs="Times New Roman"/>
          <w:sz w:val="24"/>
          <w:szCs w:val="24"/>
        </w:rPr>
        <w:t>(Fig. 2)</w:t>
      </w:r>
      <w:commentRangeEnd w:id="58"/>
      <w:r>
        <w:commentReference w:id="58"/>
      </w:r>
      <w:r>
        <w:rPr>
          <w:rFonts w:ascii="Times New Roman" w:eastAsia="Times New Roman" w:hAnsi="Times New Roman" w:cs="Times New Roman"/>
          <w:sz w:val="24"/>
          <w:szCs w:val="24"/>
        </w:rPr>
        <w:t>. This is in line with previous investigations that suggested N limitation or co-limitation in NI</w:t>
      </w:r>
      <w:r w:rsidR="00290F2A">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(Bell et al., 2018; </w:t>
      </w:r>
      <w:commentRangeStart w:id="59"/>
      <w:r>
        <w:rPr>
          <w:rFonts w:ascii="Times New Roman" w:eastAsia="Times New Roman" w:hAnsi="Times New Roman" w:cs="Times New Roman"/>
          <w:sz w:val="24"/>
          <w:szCs w:val="24"/>
        </w:rPr>
        <w:t>J. Pinckney, personal communication, November 19, 2022</w:t>
      </w:r>
      <w:commentRangeEnd w:id="59"/>
      <w:r w:rsidR="00290F2A">
        <w:rPr>
          <w:rStyle w:val="CommentReference"/>
        </w:rPr>
        <w:commentReference w:id="59"/>
      </w:r>
      <w:r>
        <w:rPr>
          <w:rFonts w:ascii="Times New Roman" w:eastAsia="Times New Roman" w:hAnsi="Times New Roman" w:cs="Times New Roman"/>
          <w:sz w:val="24"/>
          <w:szCs w:val="24"/>
        </w:rPr>
        <w:t>). N limitation in estuaries is a very well documented occurrence, not only historically in NI</w:t>
      </w:r>
      <w:r w:rsidR="00290F2A">
        <w:rPr>
          <w:rFonts w:ascii="Times New Roman" w:eastAsia="Times New Roman" w:hAnsi="Times New Roman" w:cs="Times New Roman"/>
          <w:sz w:val="24"/>
          <w:szCs w:val="24"/>
        </w:rPr>
        <w:t>E</w:t>
      </w:r>
      <w:r>
        <w:rPr>
          <w:rFonts w:ascii="Times New Roman" w:eastAsia="Times New Roman" w:hAnsi="Times New Roman" w:cs="Times New Roman"/>
          <w:sz w:val="24"/>
          <w:szCs w:val="24"/>
        </w:rPr>
        <w:t>, but in other systems as well (Gobler et al., 2006; Pederson, 1995; Cira et al., 2016). Additionally, cyanobacteria were a small contributor to the phytoplankton community in this study (Fig</w:t>
      </w:r>
      <w:r w:rsidR="00290F2A">
        <w:rPr>
          <w:rFonts w:ascii="Times New Roman" w:eastAsia="Times New Roman" w:hAnsi="Times New Roman" w:cs="Times New Roman"/>
          <w:sz w:val="24"/>
          <w:szCs w:val="24"/>
        </w:rPr>
        <w:t>s</w:t>
      </w:r>
      <w:r>
        <w:rPr>
          <w:rFonts w:ascii="Times New Roman" w:eastAsia="Times New Roman" w:hAnsi="Times New Roman" w:cs="Times New Roman"/>
          <w:sz w:val="24"/>
          <w:szCs w:val="24"/>
        </w:rPr>
        <w:t>. 3-6).</w:t>
      </w:r>
      <w:ins w:id="60" w:author="Jay Pinckney" w:date="2024-02-25T12:41:00Z">
        <w:r w:rsidR="00290F2A">
          <w:rPr>
            <w:rFonts w:ascii="Times New Roman" w:eastAsia="Times New Roman" w:hAnsi="Times New Roman" w:cs="Times New Roman"/>
            <w:sz w:val="24"/>
            <w:szCs w:val="24"/>
          </w:rPr>
          <w:t xml:space="preserve"> </w:t>
        </w:r>
      </w:ins>
      <w:commentRangeStart w:id="61"/>
      <w:r>
        <w:rPr>
          <w:rFonts w:ascii="Times New Roman" w:eastAsia="Times New Roman" w:hAnsi="Times New Roman" w:cs="Times New Roman"/>
          <w:sz w:val="24"/>
          <w:szCs w:val="24"/>
        </w:rPr>
        <w:t xml:space="preserve">The relative absence of cyanobacteria suggests one less inorganic N source in North Inlet, which may contribute to primary N-limitation in the system. </w:t>
      </w:r>
      <w:commentRangeEnd w:id="61"/>
      <w:r w:rsidR="00F80A90">
        <w:rPr>
          <w:rStyle w:val="CommentReference"/>
        </w:rPr>
        <w:commentReference w:id="61"/>
      </w:r>
    </w:p>
    <w:p w14:paraId="7AEB4CC7" w14:textId="4F1A4CF7" w:rsidR="00120A1C" w:rsidRDefault="00000000">
      <w:pPr>
        <w:ind w:firstLine="720"/>
        <w:rPr>
          <w:rFonts w:ascii="Times New Roman" w:eastAsia="Times New Roman" w:hAnsi="Times New Roman" w:cs="Times New Roman"/>
          <w:sz w:val="24"/>
          <w:szCs w:val="24"/>
        </w:rPr>
      </w:pPr>
      <w:commentRangeStart w:id="62"/>
      <w:r>
        <w:rPr>
          <w:rFonts w:ascii="Times New Roman" w:eastAsia="Times New Roman" w:hAnsi="Times New Roman" w:cs="Times New Roman"/>
          <w:sz w:val="24"/>
          <w:szCs w:val="24"/>
        </w:rPr>
        <w:t xml:space="preserve">Phytoplankton </w:t>
      </w:r>
      <w:commentRangeEnd w:id="62"/>
      <w:r w:rsidR="00F80A90">
        <w:rPr>
          <w:rStyle w:val="CommentReference"/>
        </w:rPr>
        <w:commentReference w:id="62"/>
      </w:r>
      <w:r>
        <w:rPr>
          <w:rFonts w:ascii="Times New Roman" w:eastAsia="Times New Roman" w:hAnsi="Times New Roman" w:cs="Times New Roman"/>
          <w:sz w:val="24"/>
          <w:szCs w:val="24"/>
        </w:rPr>
        <w:t xml:space="preserve">have a few strategies for surviving through low P concentrations or high N:P ratios, and these are possible being employed by phytoplankton in NI, “hiding” evidence of P-limitation related to low P concentrations and high DIN:DIP ratios (Glibert &amp; Burkholder, 2011; Glibert, 2017). Some phytoplankton </w:t>
      </w:r>
      <w:r w:rsidR="00F80A90">
        <w:rPr>
          <w:rFonts w:ascii="Times New Roman" w:eastAsia="Times New Roman" w:hAnsi="Times New Roman" w:cs="Times New Roman"/>
          <w:sz w:val="24"/>
          <w:szCs w:val="24"/>
        </w:rPr>
        <w:t>can</w:t>
      </w:r>
      <w:r>
        <w:rPr>
          <w:rFonts w:ascii="Times New Roman" w:eastAsia="Times New Roman" w:hAnsi="Times New Roman" w:cs="Times New Roman"/>
          <w:sz w:val="24"/>
          <w:szCs w:val="24"/>
        </w:rPr>
        <w:t xml:space="preserve"> use alternatives for P in molecules such as lipids, reducing their P requirement (Van Mooy et al., 2009). Others </w:t>
      </w:r>
      <w:r w:rsidR="00F80A90">
        <w:rPr>
          <w:rFonts w:ascii="Times New Roman" w:eastAsia="Times New Roman" w:hAnsi="Times New Roman" w:cs="Times New Roman"/>
          <w:sz w:val="24"/>
          <w:szCs w:val="24"/>
        </w:rPr>
        <w:t>can</w:t>
      </w:r>
      <w:r>
        <w:rPr>
          <w:rFonts w:ascii="Times New Roman" w:eastAsia="Times New Roman" w:hAnsi="Times New Roman" w:cs="Times New Roman"/>
          <w:sz w:val="24"/>
          <w:szCs w:val="24"/>
        </w:rPr>
        <w:t xml:space="preserve"> modulate P demands via reductions in the concentrations of P-rich cellular components including nucleic acids, RNA in particular, and more minor contributors to the P pool such as ATP and glucose phosphate coenzymes (Bertilsson et al., 2003; Geider &amp; La Roche, 2002). Many phytoplankton use high affinity P-transport systems to enhance their ability to assimilate P in environments with low concentrations (Harke et al., 2009; Cáceres et al., 2019) Some </w:t>
      </w:r>
      <w:proofErr w:type="gramStart"/>
      <w:r>
        <w:rPr>
          <w:rFonts w:ascii="Times New Roman" w:eastAsia="Times New Roman" w:hAnsi="Times New Roman" w:cs="Times New Roman"/>
          <w:sz w:val="24"/>
          <w:szCs w:val="24"/>
        </w:rPr>
        <w:t>are capable of using</w:t>
      </w:r>
      <w:proofErr w:type="gramEnd"/>
      <w:r>
        <w:rPr>
          <w:rFonts w:ascii="Times New Roman" w:eastAsia="Times New Roman" w:hAnsi="Times New Roman" w:cs="Times New Roman"/>
          <w:sz w:val="24"/>
          <w:szCs w:val="24"/>
        </w:rPr>
        <w:t xml:space="preserve"> organic P via the hydrolyzation of refractory phosphonates and phosphomonoesters using enzymes such as </w:t>
      </w:r>
      <w:proofErr w:type="spellStart"/>
      <w:r>
        <w:rPr>
          <w:rFonts w:ascii="Times New Roman" w:eastAsia="Times New Roman" w:hAnsi="Times New Roman" w:cs="Times New Roman"/>
          <w:sz w:val="24"/>
          <w:szCs w:val="24"/>
        </w:rPr>
        <w:t>phosphonatases</w:t>
      </w:r>
      <w:proofErr w:type="spellEnd"/>
      <w:r>
        <w:rPr>
          <w:rFonts w:ascii="Times New Roman" w:eastAsia="Times New Roman" w:hAnsi="Times New Roman" w:cs="Times New Roman"/>
          <w:sz w:val="24"/>
          <w:szCs w:val="24"/>
        </w:rPr>
        <w:t xml:space="preserve"> and alkaline phosphatases (</w:t>
      </w:r>
      <w:proofErr w:type="spellStart"/>
      <w:r>
        <w:rPr>
          <w:rFonts w:ascii="Times New Roman" w:eastAsia="Times New Roman" w:hAnsi="Times New Roman" w:cs="Times New Roman"/>
          <w:sz w:val="24"/>
          <w:szCs w:val="24"/>
        </w:rPr>
        <w:t>Dyhrman</w:t>
      </w:r>
      <w:proofErr w:type="spellEnd"/>
      <w:r>
        <w:rPr>
          <w:rFonts w:ascii="Times New Roman" w:eastAsia="Times New Roman" w:hAnsi="Times New Roman" w:cs="Times New Roman"/>
          <w:sz w:val="24"/>
          <w:szCs w:val="24"/>
        </w:rPr>
        <w:t xml:space="preserve"> et al., 2006; </w:t>
      </w:r>
      <w:proofErr w:type="spellStart"/>
      <w:r>
        <w:rPr>
          <w:rFonts w:ascii="Times New Roman" w:eastAsia="Times New Roman" w:hAnsi="Times New Roman" w:cs="Times New Roman"/>
          <w:sz w:val="24"/>
          <w:szCs w:val="24"/>
        </w:rPr>
        <w:t>Dyhrman</w:t>
      </w:r>
      <w:proofErr w:type="spellEnd"/>
      <w:r>
        <w:rPr>
          <w:rFonts w:ascii="Times New Roman" w:eastAsia="Times New Roman" w:hAnsi="Times New Roman" w:cs="Times New Roman"/>
          <w:sz w:val="24"/>
          <w:szCs w:val="24"/>
        </w:rPr>
        <w:t xml:space="preserve"> &amp; Ruttenberg, 2006; Harke et al., 2009). Phosphomonoesters and phosphodiesters are particularly prevalent in the DOP pool in NI, which comprises a significant portion of the P pool during some parts of the year (</w:t>
      </w:r>
      <w:r w:rsidR="00032F37">
        <w:rPr>
          <w:rFonts w:ascii="Times New Roman" w:eastAsia="Times New Roman" w:hAnsi="Times New Roman" w:cs="Times New Roman"/>
          <w:sz w:val="24"/>
          <w:szCs w:val="24"/>
        </w:rPr>
        <w:t>Bell et al., 2018, 2020</w:t>
      </w:r>
      <w:r>
        <w:rPr>
          <w:rFonts w:ascii="Times New Roman" w:eastAsia="Times New Roman" w:hAnsi="Times New Roman" w:cs="Times New Roman"/>
          <w:sz w:val="24"/>
          <w:szCs w:val="24"/>
        </w:rPr>
        <w:t xml:space="preserve">). Many phytoplankton can also store nutrients (including P, often as organic P compounds) in internal pools during times of plenty, for later use when the nutrient is scarce (Geider &amp; La Roche, 2002; Anderson et al., 1991; Lin et al., 2016). </w:t>
      </w:r>
      <w:commentRangeStart w:id="63"/>
      <w:commentRangeStart w:id="64"/>
      <w:del w:id="65" w:author="Jay Pinckney" w:date="2024-02-25T12:52:00Z">
        <w:r w:rsidDel="00A26C44">
          <w:rPr>
            <w:rFonts w:ascii="Times New Roman" w:eastAsia="Times New Roman" w:hAnsi="Times New Roman" w:cs="Times New Roman"/>
            <w:sz w:val="24"/>
            <w:szCs w:val="24"/>
          </w:rPr>
          <w:delText>Howe</w:delText>
        </w:r>
        <w:commentRangeEnd w:id="63"/>
        <w:r w:rsidR="00F80A90" w:rsidDel="00A26C44">
          <w:rPr>
            <w:rStyle w:val="CommentReference"/>
          </w:rPr>
          <w:commentReference w:id="63"/>
        </w:r>
        <w:r w:rsidDel="00A26C44">
          <w:rPr>
            <w:rFonts w:ascii="Times New Roman" w:eastAsia="Times New Roman" w:hAnsi="Times New Roman" w:cs="Times New Roman"/>
            <w:sz w:val="24"/>
            <w:szCs w:val="24"/>
          </w:rPr>
          <w:delText>ver, many of these</w:delText>
        </w:r>
      </w:del>
      <w:ins w:id="66" w:author="Jay Pinckney" w:date="2024-02-25T12:52:00Z">
        <w:r w:rsidR="00A26C44">
          <w:rPr>
            <w:rFonts w:ascii="Times New Roman" w:eastAsia="Times New Roman" w:hAnsi="Times New Roman" w:cs="Times New Roman"/>
            <w:sz w:val="24"/>
            <w:szCs w:val="24"/>
          </w:rPr>
          <w:t>These</w:t>
        </w:r>
      </w:ins>
      <w:r>
        <w:rPr>
          <w:rFonts w:ascii="Times New Roman" w:eastAsia="Times New Roman" w:hAnsi="Times New Roman" w:cs="Times New Roman"/>
          <w:sz w:val="24"/>
          <w:szCs w:val="24"/>
        </w:rPr>
        <w:t xml:space="preserve"> strategies </w:t>
      </w:r>
      <w:del w:id="67" w:author="Jay Pinckney" w:date="2024-02-25T12:53:00Z">
        <w:r w:rsidDel="00A26C44">
          <w:rPr>
            <w:rFonts w:ascii="Times New Roman" w:eastAsia="Times New Roman" w:hAnsi="Times New Roman" w:cs="Times New Roman"/>
            <w:sz w:val="24"/>
            <w:szCs w:val="24"/>
          </w:rPr>
          <w:delText xml:space="preserve">seem to be used more </w:delText>
        </w:r>
      </w:del>
      <w:ins w:id="68" w:author="Jay Pinckney" w:date="2024-02-25T12:53:00Z">
        <w:r w:rsidR="00A26C44">
          <w:rPr>
            <w:rFonts w:ascii="Times New Roman" w:eastAsia="Times New Roman" w:hAnsi="Times New Roman" w:cs="Times New Roman"/>
            <w:sz w:val="24"/>
            <w:szCs w:val="24"/>
          </w:rPr>
          <w:t xml:space="preserve">are </w:t>
        </w:r>
      </w:ins>
      <w:r>
        <w:rPr>
          <w:rFonts w:ascii="Times New Roman" w:eastAsia="Times New Roman" w:hAnsi="Times New Roman" w:cs="Times New Roman"/>
          <w:sz w:val="24"/>
          <w:szCs w:val="24"/>
        </w:rPr>
        <w:t>often by cyanobacteria and dinoflagellates (Glibert &amp; Burkholder, 2011). NI</w:t>
      </w:r>
      <w:ins w:id="69" w:author="Jay Pinckney" w:date="2024-02-25T12:55:00Z">
        <w:r w:rsidR="00A26C44">
          <w:rPr>
            <w:rFonts w:ascii="Times New Roman" w:eastAsia="Times New Roman" w:hAnsi="Times New Roman" w:cs="Times New Roman"/>
            <w:sz w:val="24"/>
            <w:szCs w:val="24"/>
          </w:rPr>
          <w:t>E</w:t>
        </w:r>
      </w:ins>
      <w:r>
        <w:rPr>
          <w:rFonts w:ascii="Times New Roman" w:eastAsia="Times New Roman" w:hAnsi="Times New Roman" w:cs="Times New Roman"/>
          <w:sz w:val="24"/>
          <w:szCs w:val="24"/>
        </w:rPr>
        <w:t xml:space="preserve"> </w:t>
      </w:r>
      <w:commentRangeEnd w:id="64"/>
      <w:r w:rsidR="00A26C44">
        <w:rPr>
          <w:rStyle w:val="CommentReference"/>
        </w:rPr>
        <w:commentReference w:id="64"/>
      </w:r>
      <w:r>
        <w:rPr>
          <w:rFonts w:ascii="Times New Roman" w:eastAsia="Times New Roman" w:hAnsi="Times New Roman" w:cs="Times New Roman"/>
          <w:sz w:val="24"/>
          <w:szCs w:val="24"/>
        </w:rPr>
        <w:t xml:space="preserve">is dominated by diatoms, as demonstrated in this study, so these </w:t>
      </w:r>
      <w:commentRangeStart w:id="70"/>
      <w:r>
        <w:rPr>
          <w:rFonts w:ascii="Times New Roman" w:eastAsia="Times New Roman" w:hAnsi="Times New Roman" w:cs="Times New Roman"/>
          <w:sz w:val="24"/>
          <w:szCs w:val="24"/>
        </w:rPr>
        <w:t xml:space="preserve">strategies may </w:t>
      </w:r>
      <w:del w:id="71" w:author="Jay Pinckney" w:date="2024-02-25T12:56:00Z">
        <w:r w:rsidDel="00A26C44">
          <w:rPr>
            <w:rFonts w:ascii="Times New Roman" w:eastAsia="Times New Roman" w:hAnsi="Times New Roman" w:cs="Times New Roman"/>
            <w:sz w:val="24"/>
            <w:szCs w:val="24"/>
          </w:rPr>
          <w:delText>not be as prevalent</w:delText>
        </w:r>
      </w:del>
      <w:ins w:id="72" w:author="Jay Pinckney" w:date="2024-02-25T12:56:00Z">
        <w:r w:rsidR="00A26C44">
          <w:rPr>
            <w:rFonts w:ascii="Times New Roman" w:eastAsia="Times New Roman" w:hAnsi="Times New Roman" w:cs="Times New Roman"/>
            <w:sz w:val="24"/>
            <w:szCs w:val="24"/>
          </w:rPr>
          <w:t>also be similarly employed by diatoms</w:t>
        </w:r>
      </w:ins>
      <w:commentRangeEnd w:id="70"/>
      <w:ins w:id="73" w:author="Jay Pinckney" w:date="2024-02-25T12:57:00Z">
        <w:r w:rsidR="00A26C44">
          <w:rPr>
            <w:rStyle w:val="CommentReference"/>
          </w:rPr>
          <w:commentReference w:id="70"/>
        </w:r>
      </w:ins>
      <w:r>
        <w:rPr>
          <w:rFonts w:ascii="Times New Roman" w:eastAsia="Times New Roman" w:hAnsi="Times New Roman" w:cs="Times New Roman"/>
          <w:sz w:val="24"/>
          <w:szCs w:val="24"/>
        </w:rPr>
        <w:t xml:space="preserve">. More work should be done to evaluate the extent to which </w:t>
      </w:r>
      <w:del w:id="74" w:author="Jay Pinckney" w:date="2024-02-25T12:57:00Z">
        <w:r w:rsidDel="00A26C44">
          <w:rPr>
            <w:rFonts w:ascii="Times New Roman" w:eastAsia="Times New Roman" w:hAnsi="Times New Roman" w:cs="Times New Roman"/>
            <w:sz w:val="24"/>
            <w:szCs w:val="24"/>
          </w:rPr>
          <w:delText>these processes are occurring</w:delText>
        </w:r>
      </w:del>
      <w:ins w:id="75" w:author="Jay Pinckney" w:date="2024-02-25T12:57:00Z">
        <w:r w:rsidR="00A26C44">
          <w:rPr>
            <w:rFonts w:ascii="Times New Roman" w:eastAsia="Times New Roman" w:hAnsi="Times New Roman" w:cs="Times New Roman"/>
            <w:sz w:val="24"/>
            <w:szCs w:val="24"/>
          </w:rPr>
          <w:t>phytoplankton are relying on DOP</w:t>
        </w:r>
      </w:ins>
      <w:ins w:id="76" w:author="Jay Pinckney" w:date="2024-02-25T12:58:00Z">
        <w:r w:rsidR="00A26C44">
          <w:rPr>
            <w:rFonts w:ascii="Times New Roman" w:eastAsia="Times New Roman" w:hAnsi="Times New Roman" w:cs="Times New Roman"/>
            <w:sz w:val="24"/>
            <w:szCs w:val="24"/>
          </w:rPr>
          <w:t xml:space="preserve"> as a source of inorganic P to support primary production</w:t>
        </w:r>
      </w:ins>
      <w:r>
        <w:rPr>
          <w:rFonts w:ascii="Times New Roman" w:eastAsia="Times New Roman" w:hAnsi="Times New Roman" w:cs="Times New Roman"/>
          <w:sz w:val="24"/>
          <w:szCs w:val="24"/>
        </w:rPr>
        <w:t xml:space="preserve"> in NI</w:t>
      </w:r>
      <w:r w:rsidR="00A26C44">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w:t>
      </w:r>
      <w:commentRangeStart w:id="77"/>
      <w:r>
        <w:rPr>
          <w:rFonts w:ascii="Times New Roman" w:eastAsia="Times New Roman" w:hAnsi="Times New Roman" w:cs="Times New Roman"/>
          <w:sz w:val="24"/>
          <w:szCs w:val="24"/>
        </w:rPr>
        <w:t xml:space="preserve">Several other studies </w:t>
      </w:r>
      <w:commentRangeEnd w:id="77"/>
      <w:r w:rsidR="00A26C44">
        <w:rPr>
          <w:rStyle w:val="CommentReference"/>
        </w:rPr>
        <w:commentReference w:id="77"/>
      </w:r>
      <w:r>
        <w:rPr>
          <w:rFonts w:ascii="Times New Roman" w:eastAsia="Times New Roman" w:hAnsi="Times New Roman" w:cs="Times New Roman"/>
          <w:sz w:val="24"/>
          <w:szCs w:val="24"/>
        </w:rPr>
        <w:t xml:space="preserve">have found evidence for primary N limitation or N and P co-limitation in systems with high N:P ratios indicative of P limitation which was attributed to nutrient conversion and remineralization as well as stoichiometric plasticity in phytoplankton (Moore et al., 2008; Thingstad et al., 2005). </w:t>
      </w:r>
    </w:p>
    <w:p w14:paraId="2FED7850" w14:textId="77777777" w:rsidR="00120A1C" w:rsidRDefault="00000000">
      <w:pPr>
        <w:ind w:firstLine="720"/>
        <w:rPr>
          <w:rFonts w:ascii="Times New Roman" w:eastAsia="Times New Roman" w:hAnsi="Times New Roman" w:cs="Times New Roman"/>
          <w:i/>
          <w:sz w:val="24"/>
          <w:szCs w:val="24"/>
          <w:highlight w:val="yellow"/>
        </w:rPr>
      </w:pPr>
      <w:r>
        <w:rPr>
          <w:rFonts w:ascii="Times New Roman" w:eastAsia="Times New Roman" w:hAnsi="Times New Roman" w:cs="Times New Roman"/>
          <w:i/>
          <w:sz w:val="24"/>
          <w:szCs w:val="24"/>
          <w:highlight w:val="yellow"/>
        </w:rPr>
        <w:t>Insert community composition info (planning on discussion implications for trophodynamics here as well).</w:t>
      </w:r>
    </w:p>
    <w:p w14:paraId="442D5F04" w14:textId="1F48469C" w:rsidR="00120A1C"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nutrient loading is sufficient and absolute concentrations are high, there is potential for the system to shift from nutrient-dominated competition to competition based on light availability (Brauer et al., 2012). For example, light limitation was shown in the Tagus estuary in Portugal, which has nutrient concentrations high enough to sustain growth, but still sees low phytoplankton biomass </w:t>
      </w:r>
      <w:r w:rsidR="00A26C44">
        <w:rPr>
          <w:rFonts w:ascii="Times New Roman" w:eastAsia="Times New Roman" w:hAnsi="Times New Roman" w:cs="Times New Roman"/>
          <w:sz w:val="24"/>
          <w:szCs w:val="24"/>
        </w:rPr>
        <w:t>results from</w:t>
      </w:r>
      <w:r>
        <w:rPr>
          <w:rFonts w:ascii="Times New Roman" w:eastAsia="Times New Roman" w:hAnsi="Times New Roman" w:cs="Times New Roman"/>
          <w:sz w:val="24"/>
          <w:szCs w:val="24"/>
        </w:rPr>
        <w:t xml:space="preserve"> insufficient light related to turbidity (Gameiro et al., 2011). This is a particularly viable regime shift in environments like estuaries where turbidity can be high </w:t>
      </w:r>
      <w:r w:rsidR="00A26C44">
        <w:rPr>
          <w:rFonts w:ascii="Times New Roman" w:eastAsia="Times New Roman" w:hAnsi="Times New Roman" w:cs="Times New Roman"/>
          <w:sz w:val="24"/>
          <w:szCs w:val="24"/>
        </w:rPr>
        <w:t>from</w:t>
      </w:r>
      <w:r>
        <w:rPr>
          <w:rFonts w:ascii="Times New Roman" w:eastAsia="Times New Roman" w:hAnsi="Times New Roman" w:cs="Times New Roman"/>
          <w:sz w:val="24"/>
          <w:szCs w:val="24"/>
        </w:rPr>
        <w:t xml:space="preserve"> riverine or tidally driven sediment input and resuspension, increasing the likelihood of light limitation (</w:t>
      </w:r>
      <w:proofErr w:type="spellStart"/>
      <w:r>
        <w:rPr>
          <w:rFonts w:ascii="Times New Roman" w:eastAsia="Times New Roman" w:hAnsi="Times New Roman" w:cs="Times New Roman"/>
          <w:sz w:val="24"/>
          <w:szCs w:val="24"/>
        </w:rPr>
        <w:t>Cloern</w:t>
      </w:r>
      <w:proofErr w:type="spellEnd"/>
      <w:r>
        <w:rPr>
          <w:rFonts w:ascii="Times New Roman" w:eastAsia="Times New Roman" w:hAnsi="Times New Roman" w:cs="Times New Roman"/>
          <w:sz w:val="24"/>
          <w:szCs w:val="24"/>
        </w:rPr>
        <w:t>, 1987). This has been demonstrated in the Changjiang Estuary, where there was temporal variation in the primary limiting factor being either light or nutrients, depending on seasonal nutrient concentrations and turbidity (Zhu et al., 2009). The increase in nutrient loading over the last several decades may have pushed NI</w:t>
      </w:r>
      <w:r w:rsidR="00A26C44">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further towards light availability as the primary control over </w:t>
      </w:r>
      <w:commentRangeStart w:id="78"/>
      <w:r>
        <w:rPr>
          <w:rFonts w:ascii="Times New Roman" w:eastAsia="Times New Roman" w:hAnsi="Times New Roman" w:cs="Times New Roman"/>
          <w:sz w:val="24"/>
          <w:szCs w:val="24"/>
        </w:rPr>
        <w:t>phytoplankton growth</w:t>
      </w:r>
      <w:commentRangeEnd w:id="78"/>
      <w:r w:rsidR="00D55D82">
        <w:rPr>
          <w:rStyle w:val="CommentReference"/>
        </w:rPr>
        <w:commentReference w:id="78"/>
      </w:r>
      <w:r>
        <w:rPr>
          <w:rFonts w:ascii="Times New Roman" w:eastAsia="Times New Roman" w:hAnsi="Times New Roman" w:cs="Times New Roman"/>
          <w:sz w:val="24"/>
          <w:szCs w:val="24"/>
        </w:rPr>
        <w:t xml:space="preserve">. </w:t>
      </w:r>
      <w:commentRangeStart w:id="79"/>
      <w:r>
        <w:rPr>
          <w:rFonts w:ascii="Times New Roman" w:eastAsia="Times New Roman" w:hAnsi="Times New Roman" w:cs="Times New Roman"/>
          <w:sz w:val="24"/>
          <w:szCs w:val="24"/>
        </w:rPr>
        <w:t>Future studies should investigate the roles of light and nutrient limitation in the regulation of phytoplankton growth and biomass in NI</w:t>
      </w:r>
      <w:r w:rsidR="00A26C44">
        <w:rPr>
          <w:rFonts w:ascii="Times New Roman" w:eastAsia="Times New Roman" w:hAnsi="Times New Roman" w:cs="Times New Roman"/>
          <w:sz w:val="24"/>
          <w:szCs w:val="24"/>
        </w:rPr>
        <w:t>E</w:t>
      </w:r>
      <w:r>
        <w:rPr>
          <w:rFonts w:ascii="Times New Roman" w:eastAsia="Times New Roman" w:hAnsi="Times New Roman" w:cs="Times New Roman"/>
          <w:sz w:val="24"/>
          <w:szCs w:val="24"/>
        </w:rPr>
        <w:t>.</w:t>
      </w:r>
      <w:commentRangeEnd w:id="79"/>
      <w:r>
        <w:commentReference w:id="79"/>
      </w:r>
    </w:p>
    <w:p w14:paraId="1BA30102" w14:textId="7661349F" w:rsidR="00120A1C"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study only examined the nutrient limitation status of phytoplankton during one season, the summer of 2023. Nutrient loading changes seasonally, so it is possible that nutrient limitation status may exhibit seasonality as well. Seasonal transitions between primary P-, primary N-, and N and P co-limitations have been demonstrated in several other systems including the Chesapeake Bay, Neuse River Estuary, Bothnian Sea, and Archipelago Sea (Fisher et al., 1992; Rudek et al., 1991; Tamminen &amp; Anderson, 2007). There is also evidence that estuaries can transition between light and nutrient limitation seasonally depending on temporal cycles of turbidity and nutrient concentrations, like the Delaware Bay that shifted between winter-time light-limitation and spring P-limitation (Pennock &amp; Sharp, 1994). Seasonal variation in nutrient concentrations and stoichiometry in NI</w:t>
      </w:r>
      <w:r w:rsidR="00D55D82">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has been demonstrated by several groups. For instance, Buzzelli et al</w:t>
      </w:r>
      <w:r w:rsidR="00D55D82">
        <w:rPr>
          <w:rFonts w:ascii="Times New Roman" w:eastAsia="Times New Roman" w:hAnsi="Times New Roman" w:cs="Times New Roman"/>
          <w:sz w:val="24"/>
          <w:szCs w:val="24"/>
        </w:rPr>
        <w:t>. (2004)</w:t>
      </w:r>
      <w:r>
        <w:rPr>
          <w:rFonts w:ascii="Times New Roman" w:eastAsia="Times New Roman" w:hAnsi="Times New Roman" w:cs="Times New Roman"/>
          <w:sz w:val="24"/>
          <w:szCs w:val="24"/>
        </w:rPr>
        <w:t xml:space="preserve"> found peak phosphate and ammonium concentrations in the summer and peak DON concentrations in late summer at Oyster Landing. They found no significant seasonal patterns for nitrate/nitrite </w:t>
      </w:r>
      <w:r w:rsidR="00D55D82">
        <w:rPr>
          <w:rFonts w:ascii="Times New Roman" w:eastAsia="Times New Roman" w:hAnsi="Times New Roman" w:cs="Times New Roman"/>
          <w:sz w:val="24"/>
          <w:szCs w:val="24"/>
        </w:rPr>
        <w:t>concentrations but</w:t>
      </w:r>
      <w:r>
        <w:rPr>
          <w:rFonts w:ascii="Times New Roman" w:eastAsia="Times New Roman" w:hAnsi="Times New Roman" w:cs="Times New Roman"/>
          <w:sz w:val="24"/>
          <w:szCs w:val="24"/>
        </w:rPr>
        <w:t xml:space="preserve"> noted that summer nitrate concentrations were the lowest (Buzzelli et al., 2004). More recently at the same site, Bell et al. </w:t>
      </w:r>
      <w:r w:rsidR="00D55D82">
        <w:rPr>
          <w:rFonts w:ascii="Times New Roman" w:eastAsia="Times New Roman" w:hAnsi="Times New Roman" w:cs="Times New Roman"/>
          <w:sz w:val="24"/>
          <w:szCs w:val="24"/>
        </w:rPr>
        <w:t xml:space="preserve">(2018) </w:t>
      </w:r>
      <w:r>
        <w:rPr>
          <w:rFonts w:ascii="Times New Roman" w:eastAsia="Times New Roman" w:hAnsi="Times New Roman" w:cs="Times New Roman"/>
          <w:sz w:val="24"/>
          <w:szCs w:val="24"/>
        </w:rPr>
        <w:t xml:space="preserve">found DIN and soluble reactive phosphorus (SRP) maxima in the summer and minima in the winter, with DON and DOP spring and summer maxima and fall minima. They also found a </w:t>
      </w:r>
      <w:proofErr w:type="gramStart"/>
      <w:r>
        <w:rPr>
          <w:rFonts w:ascii="Times New Roman" w:eastAsia="Times New Roman" w:hAnsi="Times New Roman" w:cs="Times New Roman"/>
          <w:sz w:val="24"/>
          <w:szCs w:val="24"/>
        </w:rPr>
        <w:t>DIN:SRP</w:t>
      </w:r>
      <w:proofErr w:type="gramEnd"/>
      <w:r>
        <w:rPr>
          <w:rFonts w:ascii="Times New Roman" w:eastAsia="Times New Roman" w:hAnsi="Times New Roman" w:cs="Times New Roman"/>
          <w:sz w:val="24"/>
          <w:szCs w:val="24"/>
        </w:rPr>
        <w:t xml:space="preserve"> maximum in the spring and minimum in the fall and DON:DOP maxima in winter with minima in the summer (Bell et al., 2018). It is possible that we missed temporal patterns in nutrient limitation, so future nutrient enrichment bioassays should be performed </w:t>
      </w:r>
      <w:r w:rsidR="00D55D82">
        <w:rPr>
          <w:rFonts w:ascii="Times New Roman" w:eastAsia="Times New Roman" w:hAnsi="Times New Roman" w:cs="Times New Roman"/>
          <w:sz w:val="24"/>
          <w:szCs w:val="24"/>
        </w:rPr>
        <w:t>year-round</w:t>
      </w:r>
      <w:r>
        <w:rPr>
          <w:rFonts w:ascii="Times New Roman" w:eastAsia="Times New Roman" w:hAnsi="Times New Roman" w:cs="Times New Roman"/>
          <w:sz w:val="24"/>
          <w:szCs w:val="24"/>
        </w:rPr>
        <w:t xml:space="preserve"> to better understand how phytoplankton biomass is impacted across different seasons.</w:t>
      </w:r>
    </w:p>
    <w:p w14:paraId="576A7A6C" w14:textId="6B1CAD4A" w:rsidR="00120A1C"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primary producers and the base of marine food webs, phytoplankton play a critical role in maintaining ecosystem health and functionality. They also facilitate the cycling of nutrients, so understanding the interactions between nutrients and phytoplankton growth has broad implications for evaluating the state of these systems, especially </w:t>
      </w:r>
      <w:r w:rsidR="00D55D82">
        <w:rPr>
          <w:rFonts w:ascii="Times New Roman" w:eastAsia="Times New Roman" w:hAnsi="Times New Roman" w:cs="Times New Roman"/>
          <w:sz w:val="24"/>
          <w:szCs w:val="24"/>
        </w:rPr>
        <w:t>considering</w:t>
      </w:r>
      <w:r>
        <w:rPr>
          <w:rFonts w:ascii="Times New Roman" w:eastAsia="Times New Roman" w:hAnsi="Times New Roman" w:cs="Times New Roman"/>
          <w:sz w:val="24"/>
          <w:szCs w:val="24"/>
        </w:rPr>
        <w:t xml:space="preserve"> changing environmental conditions. Given their position as the interface between ocean, river, and terrestrial systems, estuaries provide critical habitat and ecosystem services, as well as economic and recreational services. However, this also means they face a myriad of overlapping climate change related challenges, from pollution to ocean warming, and many more (</w:t>
      </w:r>
      <w:proofErr w:type="spellStart"/>
      <w:r>
        <w:rPr>
          <w:rFonts w:ascii="Times New Roman" w:eastAsia="Times New Roman" w:hAnsi="Times New Roman" w:cs="Times New Roman"/>
          <w:sz w:val="24"/>
          <w:szCs w:val="24"/>
        </w:rPr>
        <w:t>Scavia</w:t>
      </w:r>
      <w:proofErr w:type="spellEnd"/>
      <w:r>
        <w:rPr>
          <w:rFonts w:ascii="Times New Roman" w:eastAsia="Times New Roman" w:hAnsi="Times New Roman" w:cs="Times New Roman"/>
          <w:sz w:val="24"/>
          <w:szCs w:val="24"/>
        </w:rPr>
        <w:t xml:space="preserve"> et al., 2002). Even relatively undeveloped watersheds, such as that of North Inlet, are facing increasing levels of environmental changes like sea level rise and eutrophication (Krask et al., 2022; Dunn et al., 2023). Knowledge of the consequences of climate change and anthropogenic influence on biota in these systems is vital in determining best management practices to mitigate any negative effects that have potential ecosystem-wide impacts.</w:t>
      </w:r>
    </w:p>
    <w:p w14:paraId="2AE77321" w14:textId="77777777" w:rsidR="00120A1C"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Despite high DIN:DIP ratios in North Inlet, N was the primary limiting nutrient for the 2023 growing season. </w:t>
      </w:r>
      <w:r>
        <w:rPr>
          <w:rFonts w:ascii="Times New Roman" w:eastAsia="Times New Roman" w:hAnsi="Times New Roman" w:cs="Times New Roman"/>
          <w:sz w:val="24"/>
          <w:szCs w:val="24"/>
          <w:highlight w:val="yellow"/>
        </w:rPr>
        <w:t>Insert info about changes in community composition here.</w:t>
      </w:r>
      <w:r>
        <w:rPr>
          <w:rFonts w:ascii="Times New Roman" w:eastAsia="Times New Roman" w:hAnsi="Times New Roman" w:cs="Times New Roman"/>
          <w:sz w:val="24"/>
          <w:szCs w:val="24"/>
        </w:rPr>
        <w:t xml:space="preserve"> While the Redfield ratio is often used to infer nutrient limitation status, high inter- and intraspecific </w:t>
      </w:r>
      <w:proofErr w:type="gramStart"/>
      <w:r>
        <w:rPr>
          <w:rFonts w:ascii="Times New Roman" w:eastAsia="Times New Roman" w:hAnsi="Times New Roman" w:cs="Times New Roman"/>
          <w:sz w:val="24"/>
          <w:szCs w:val="24"/>
        </w:rPr>
        <w:t>variability</w:t>
      </w:r>
      <w:proofErr w:type="gramEnd"/>
      <w:r>
        <w:rPr>
          <w:rFonts w:ascii="Times New Roman" w:eastAsia="Times New Roman" w:hAnsi="Times New Roman" w:cs="Times New Roman"/>
          <w:sz w:val="24"/>
          <w:szCs w:val="24"/>
        </w:rPr>
        <w:t xml:space="preserve"> and plasticity in the nutrient requirements of phytoplankton can lead to groups and systems straying from 16 as the transition from limitation by one nutrient to the other. Rather, a more accurate critical point marking a shift from N- to P-limitation may </w:t>
      </w:r>
      <w:proofErr w:type="gramStart"/>
      <w:r>
        <w:rPr>
          <w:rFonts w:ascii="Times New Roman" w:eastAsia="Times New Roman" w:hAnsi="Times New Roman" w:cs="Times New Roman"/>
          <w:sz w:val="24"/>
          <w:szCs w:val="24"/>
        </w:rPr>
        <w:t>actually be</w:t>
      </w:r>
      <w:proofErr w:type="gramEnd"/>
      <w:r>
        <w:rPr>
          <w:rFonts w:ascii="Times New Roman" w:eastAsia="Times New Roman" w:hAnsi="Times New Roman" w:cs="Times New Roman"/>
          <w:sz w:val="24"/>
          <w:szCs w:val="24"/>
        </w:rPr>
        <w:t xml:space="preserve"> higher than the Redfield ratio, somewhere in the range of 20-50 (Geider &amp; La Roche, 2002). </w:t>
      </w:r>
      <w:r>
        <w:rPr>
          <w:rFonts w:ascii="Times New Roman" w:eastAsia="Times New Roman" w:hAnsi="Times New Roman" w:cs="Times New Roman"/>
          <w:sz w:val="24"/>
          <w:szCs w:val="24"/>
          <w:highlight w:val="cyan"/>
        </w:rPr>
        <w:t xml:space="preserve">Results from this study support a higher breaking point for nutrient limitation and </w:t>
      </w:r>
      <w:r>
        <w:rPr>
          <w:rFonts w:ascii="Times New Roman" w:eastAsia="Times New Roman" w:hAnsi="Times New Roman" w:cs="Times New Roman"/>
          <w:sz w:val="24"/>
          <w:szCs w:val="24"/>
        </w:rPr>
        <w:t xml:space="preserve">suggest that molar ratios and stoichiometry should be used carefully when analyzing nutrient limitation. They may not always be reflective of the true limitation status within the system (Domingues et al., 2023). </w:t>
      </w:r>
      <w:commentRangeStart w:id="80"/>
      <w:r>
        <w:rPr>
          <w:rFonts w:ascii="Times New Roman" w:eastAsia="Times New Roman" w:hAnsi="Times New Roman" w:cs="Times New Roman"/>
          <w:sz w:val="24"/>
          <w:szCs w:val="24"/>
        </w:rPr>
        <w:t xml:space="preserve">Rather, ratios should be used in conjunction with experimental methods, such as enrichment bioassays, that provide more context and a potentially more accurate evaluation of nutrient limitation. </w:t>
      </w:r>
      <w:commentRangeEnd w:id="80"/>
      <w:r>
        <w:commentReference w:id="80"/>
      </w:r>
    </w:p>
    <w:p w14:paraId="0C387010" w14:textId="77777777" w:rsidR="00120A1C" w:rsidRDefault="00120A1C">
      <w:pPr>
        <w:ind w:firstLine="720"/>
        <w:rPr>
          <w:rFonts w:ascii="Times New Roman" w:eastAsia="Times New Roman" w:hAnsi="Times New Roman" w:cs="Times New Roman"/>
          <w:sz w:val="24"/>
          <w:szCs w:val="24"/>
        </w:rPr>
      </w:pPr>
    </w:p>
    <w:p w14:paraId="6C2FDCB1" w14:textId="77777777" w:rsidR="00120A1C" w:rsidRDefault="00000000">
      <w:pPr>
        <w:ind w:firstLine="720"/>
        <w:rPr>
          <w:rFonts w:ascii="Times New Roman" w:eastAsia="Times New Roman" w:hAnsi="Times New Roman" w:cs="Times New Roman"/>
          <w:b/>
          <w:sz w:val="24"/>
          <w:szCs w:val="24"/>
        </w:rPr>
      </w:pPr>
      <w:r>
        <w:br w:type="page"/>
      </w:r>
    </w:p>
    <w:p w14:paraId="03326C10" w14:textId="77777777" w:rsidR="00120A1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40685BBB" w14:textId="77777777" w:rsidR="00120A1C"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Allen, D.M., W.B. Allen, R.F. Feller, and J.S. Plunket, editors. 2014. Site Profile of the North Inlet – Winyah Bay National Estuarine Research Reserve. North Inlet – Winyah Bay National Estuarine Research Reserve. Georgetown, S.C. 432 pp.</w:t>
      </w:r>
    </w:p>
    <w:p w14:paraId="7E93FE6E" w14:textId="77777777" w:rsidR="00120A1C"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Alvarez-Fernandez, S., </w:t>
      </w:r>
      <w:proofErr w:type="spellStart"/>
      <w:r>
        <w:rPr>
          <w:rFonts w:ascii="Times New Roman" w:eastAsia="Times New Roman" w:hAnsi="Times New Roman" w:cs="Times New Roman"/>
          <w:sz w:val="24"/>
          <w:szCs w:val="24"/>
        </w:rPr>
        <w:t>Lindeboom</w:t>
      </w:r>
      <w:proofErr w:type="spellEnd"/>
      <w:r>
        <w:rPr>
          <w:rFonts w:ascii="Times New Roman" w:eastAsia="Times New Roman" w:hAnsi="Times New Roman" w:cs="Times New Roman"/>
          <w:sz w:val="24"/>
          <w:szCs w:val="24"/>
        </w:rPr>
        <w:t xml:space="preserve">, H., &amp; </w:t>
      </w:r>
      <w:proofErr w:type="spellStart"/>
      <w:r>
        <w:rPr>
          <w:rFonts w:ascii="Times New Roman" w:eastAsia="Times New Roman" w:hAnsi="Times New Roman" w:cs="Times New Roman"/>
          <w:sz w:val="24"/>
          <w:szCs w:val="24"/>
        </w:rPr>
        <w:t>Meesters</w:t>
      </w:r>
      <w:proofErr w:type="spellEnd"/>
      <w:r>
        <w:rPr>
          <w:rFonts w:ascii="Times New Roman" w:eastAsia="Times New Roman" w:hAnsi="Times New Roman" w:cs="Times New Roman"/>
          <w:sz w:val="24"/>
          <w:szCs w:val="24"/>
        </w:rPr>
        <w:t xml:space="preserve">, E. (2012). Temporal changes in plankton of the North Sea: community shifts and environmental drivers. </w:t>
      </w:r>
      <w:r>
        <w:rPr>
          <w:rFonts w:ascii="Times New Roman" w:eastAsia="Times New Roman" w:hAnsi="Times New Roman" w:cs="Times New Roman"/>
          <w:i/>
          <w:sz w:val="24"/>
          <w:szCs w:val="24"/>
        </w:rPr>
        <w:t>Marine Ecology Progress Series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462</w:t>
      </w:r>
      <w:r>
        <w:rPr>
          <w:rFonts w:ascii="Times New Roman" w:eastAsia="Times New Roman" w:hAnsi="Times New Roman" w:cs="Times New Roman"/>
          <w:sz w:val="24"/>
          <w:szCs w:val="24"/>
        </w:rPr>
        <w:t xml:space="preserve">, 21-38. </w:t>
      </w:r>
      <w:hyperlink r:id="rId17">
        <w:r>
          <w:rPr>
            <w:rFonts w:ascii="Times New Roman" w:eastAsia="Times New Roman" w:hAnsi="Times New Roman" w:cs="Times New Roman"/>
            <w:color w:val="1155CC"/>
            <w:sz w:val="24"/>
            <w:szCs w:val="24"/>
            <w:u w:val="single"/>
          </w:rPr>
          <w:t>https://doi.org/10.3354/meps09817</w:t>
        </w:r>
      </w:hyperlink>
      <w:r>
        <w:rPr>
          <w:rFonts w:ascii="Times New Roman" w:eastAsia="Times New Roman" w:hAnsi="Times New Roman" w:cs="Times New Roman"/>
          <w:sz w:val="24"/>
          <w:szCs w:val="24"/>
        </w:rPr>
        <w:t xml:space="preserve"> </w:t>
      </w:r>
    </w:p>
    <w:p w14:paraId="0E94CF94"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Anderson, T., </w:t>
      </w:r>
      <w:proofErr w:type="spellStart"/>
      <w:r>
        <w:rPr>
          <w:rFonts w:ascii="Times New Roman" w:eastAsia="Times New Roman" w:hAnsi="Times New Roman" w:cs="Times New Roman"/>
          <w:sz w:val="24"/>
          <w:szCs w:val="24"/>
        </w:rPr>
        <w:t>Schartau</w:t>
      </w:r>
      <w:proofErr w:type="spellEnd"/>
      <w:r>
        <w:rPr>
          <w:rFonts w:ascii="Times New Roman" w:eastAsia="Times New Roman" w:hAnsi="Times New Roman" w:cs="Times New Roman"/>
          <w:sz w:val="24"/>
          <w:szCs w:val="24"/>
        </w:rPr>
        <w:t xml:space="preserve">, A.K.L., &amp; Paasche, E. (1991). Quantifying external and internal nitrogen and phosphorus pools, as well as nitrogen and phosphorus supplied through remineralization, in coastal marine plankton by means of a dilution technique. </w:t>
      </w:r>
      <w:r>
        <w:rPr>
          <w:rFonts w:ascii="Times New Roman" w:eastAsia="Times New Roman" w:hAnsi="Times New Roman" w:cs="Times New Roman"/>
          <w:i/>
          <w:sz w:val="24"/>
          <w:szCs w:val="24"/>
        </w:rPr>
        <w:t>Marine Ecology Progress Series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69</w:t>
      </w:r>
      <w:r>
        <w:rPr>
          <w:rFonts w:ascii="Times New Roman" w:eastAsia="Times New Roman" w:hAnsi="Times New Roman" w:cs="Times New Roman"/>
          <w:sz w:val="24"/>
          <w:szCs w:val="24"/>
        </w:rPr>
        <w:t xml:space="preserve">, 67-80. </w:t>
      </w:r>
    </w:p>
    <w:p w14:paraId="7DEC1FED" w14:textId="77777777" w:rsidR="00120A1C" w:rsidRDefault="00120A1C">
      <w:pPr>
        <w:rPr>
          <w:rFonts w:ascii="Times New Roman" w:eastAsia="Times New Roman" w:hAnsi="Times New Roman" w:cs="Times New Roman"/>
          <w:sz w:val="24"/>
          <w:szCs w:val="24"/>
        </w:rPr>
      </w:pPr>
    </w:p>
    <w:p w14:paraId="6691CC05"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Beardall, J., Young, E., &amp; Roberts, S. (2001). Approaches for determining phytoplankton nutrient limitation. </w:t>
      </w:r>
      <w:r>
        <w:rPr>
          <w:rFonts w:ascii="Times New Roman" w:eastAsia="Times New Roman" w:hAnsi="Times New Roman" w:cs="Times New Roman"/>
          <w:i/>
          <w:sz w:val="24"/>
          <w:szCs w:val="24"/>
        </w:rPr>
        <w:t>Aquatic Sciences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63</w:t>
      </w:r>
      <w:r>
        <w:rPr>
          <w:rFonts w:ascii="Times New Roman" w:eastAsia="Times New Roman" w:hAnsi="Times New Roman" w:cs="Times New Roman"/>
          <w:sz w:val="24"/>
          <w:szCs w:val="24"/>
        </w:rPr>
        <w:t xml:space="preserve">, 44-69. </w:t>
      </w:r>
      <w:hyperlink r:id="rId18">
        <w:r>
          <w:rPr>
            <w:rFonts w:ascii="Times New Roman" w:eastAsia="Times New Roman" w:hAnsi="Times New Roman" w:cs="Times New Roman"/>
            <w:color w:val="1155CC"/>
            <w:sz w:val="24"/>
            <w:szCs w:val="24"/>
            <w:u w:val="single"/>
          </w:rPr>
          <w:t>https://doi.org/10.1007/PL00001344</w:t>
        </w:r>
      </w:hyperlink>
      <w:r>
        <w:rPr>
          <w:rFonts w:ascii="Times New Roman" w:eastAsia="Times New Roman" w:hAnsi="Times New Roman" w:cs="Times New Roman"/>
          <w:sz w:val="24"/>
          <w:szCs w:val="24"/>
        </w:rPr>
        <w:t xml:space="preserve"> </w:t>
      </w:r>
    </w:p>
    <w:p w14:paraId="024CBEA7" w14:textId="77777777" w:rsidR="00120A1C"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Bell, D.W., Denham, S., Smith, E.M., &amp; Benitez-Nelson, C.R. (2018). Temporal Variability in Ecological Stoichiometry and Material Exchange in a Tidally Dominated Estuary (North Inlet, South Carolina) and the Impact on Community Nutrient Status. </w:t>
      </w:r>
      <w:r>
        <w:rPr>
          <w:rFonts w:ascii="Times New Roman" w:eastAsia="Times New Roman" w:hAnsi="Times New Roman" w:cs="Times New Roman"/>
          <w:i/>
          <w:sz w:val="24"/>
          <w:szCs w:val="24"/>
        </w:rPr>
        <w:t>Estuaries and Coasts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41</w:t>
      </w:r>
      <w:r>
        <w:rPr>
          <w:rFonts w:ascii="Times New Roman" w:eastAsia="Times New Roman" w:hAnsi="Times New Roman" w:cs="Times New Roman"/>
          <w:sz w:val="24"/>
          <w:szCs w:val="24"/>
        </w:rPr>
        <w:t>, 2223-2239.</w:t>
      </w:r>
      <w:hyperlink r:id="rId19">
        <w:r>
          <w:rPr>
            <w:rFonts w:ascii="Times New Roman" w:eastAsia="Times New Roman" w:hAnsi="Times New Roman" w:cs="Times New Roman"/>
            <w:sz w:val="24"/>
            <w:szCs w:val="24"/>
          </w:rPr>
          <w:t xml:space="preserve"> </w:t>
        </w:r>
      </w:hyperlink>
      <w:hyperlink r:id="rId20">
        <w:r>
          <w:rPr>
            <w:rFonts w:ascii="Times New Roman" w:eastAsia="Times New Roman" w:hAnsi="Times New Roman" w:cs="Times New Roman"/>
            <w:color w:val="1155CC"/>
            <w:sz w:val="24"/>
            <w:szCs w:val="24"/>
            <w:u w:val="single"/>
          </w:rPr>
          <w:t>https://doi.org/10.1007/s12237-018-0430-7</w:t>
        </w:r>
      </w:hyperlink>
    </w:p>
    <w:p w14:paraId="553AB02F"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Bell, D.W., Denham, S., Smith, E.M., &amp; Benitez-Nelson, C.R. (2018). Temporal Variability in Ecological Stoichiometry and Material Exchanges in a Tidally Dominated Estuary (North Inlet, South Carolina) and the Impact on Community Nutrient Status. </w:t>
      </w:r>
      <w:r>
        <w:rPr>
          <w:rFonts w:ascii="Times New Roman" w:eastAsia="Times New Roman" w:hAnsi="Times New Roman" w:cs="Times New Roman"/>
          <w:i/>
          <w:sz w:val="24"/>
          <w:szCs w:val="24"/>
        </w:rPr>
        <w:t>Estuaries and Coasts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41</w:t>
      </w:r>
      <w:r>
        <w:rPr>
          <w:rFonts w:ascii="Times New Roman" w:eastAsia="Times New Roman" w:hAnsi="Times New Roman" w:cs="Times New Roman"/>
          <w:sz w:val="24"/>
          <w:szCs w:val="24"/>
        </w:rPr>
        <w:t xml:space="preserve">, 2223-2239. </w:t>
      </w:r>
      <w:hyperlink r:id="rId21">
        <w:r>
          <w:rPr>
            <w:rFonts w:ascii="Times New Roman" w:eastAsia="Times New Roman" w:hAnsi="Times New Roman" w:cs="Times New Roman"/>
            <w:color w:val="1155CC"/>
            <w:sz w:val="24"/>
            <w:szCs w:val="24"/>
            <w:u w:val="single"/>
          </w:rPr>
          <w:t>https://doi.org/10.1007/s12237-018-0430-7</w:t>
        </w:r>
      </w:hyperlink>
    </w:p>
    <w:p w14:paraId="4785D8A9" w14:textId="77777777" w:rsidR="00120A1C" w:rsidRDefault="00120A1C">
      <w:pPr>
        <w:rPr>
          <w:rFonts w:ascii="Times New Roman" w:eastAsia="Times New Roman" w:hAnsi="Times New Roman" w:cs="Times New Roman"/>
          <w:sz w:val="24"/>
          <w:szCs w:val="24"/>
        </w:rPr>
      </w:pPr>
    </w:p>
    <w:p w14:paraId="74D5B737"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Bell, D.W., Pellechia, P.J., Ingall, E.D., &amp; Benitez-Nelson, C.R. (2020). Resolving marine dissolved organic phosphorus (DOP) composition in a coastal estuary.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65</w:t>
      </w:r>
      <w:r>
        <w:rPr>
          <w:rFonts w:ascii="Times New Roman" w:eastAsia="Times New Roman" w:hAnsi="Times New Roman" w:cs="Times New Roman"/>
          <w:sz w:val="24"/>
          <w:szCs w:val="24"/>
        </w:rPr>
        <w:t xml:space="preserve">, 2787-2799. </w:t>
      </w:r>
      <w:hyperlink r:id="rId22">
        <w:r>
          <w:rPr>
            <w:rFonts w:ascii="Times New Roman" w:eastAsia="Times New Roman" w:hAnsi="Times New Roman" w:cs="Times New Roman"/>
            <w:color w:val="1155CC"/>
            <w:sz w:val="24"/>
            <w:szCs w:val="24"/>
            <w:u w:val="single"/>
          </w:rPr>
          <w:t>https://doi.org/</w:t>
        </w:r>
      </w:hyperlink>
      <w:r>
        <w:rPr>
          <w:rFonts w:ascii="Times New Roman" w:eastAsia="Times New Roman" w:hAnsi="Times New Roman" w:cs="Times New Roman"/>
          <w:sz w:val="24"/>
          <w:szCs w:val="24"/>
        </w:rPr>
        <w:t xml:space="preserve">10.1002/lno.11552 </w:t>
      </w:r>
    </w:p>
    <w:p w14:paraId="45E2A16E" w14:textId="77777777" w:rsidR="00120A1C" w:rsidRDefault="00120A1C">
      <w:pPr>
        <w:rPr>
          <w:rFonts w:ascii="Times New Roman" w:eastAsia="Times New Roman" w:hAnsi="Times New Roman" w:cs="Times New Roman"/>
          <w:sz w:val="24"/>
          <w:szCs w:val="24"/>
        </w:rPr>
      </w:pPr>
    </w:p>
    <w:p w14:paraId="2257DAE5"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Bertilsson, S., Berglund, O., Karl, D.M., &amp; Chisholm, S.W. (20030. Elemental composition of marine </w:t>
      </w:r>
      <w:r>
        <w:rPr>
          <w:rFonts w:ascii="Times New Roman" w:eastAsia="Times New Roman" w:hAnsi="Times New Roman" w:cs="Times New Roman"/>
          <w:i/>
          <w:sz w:val="24"/>
          <w:szCs w:val="24"/>
        </w:rPr>
        <w:t>Prochlorococcus</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Synechococcus</w:t>
      </w:r>
      <w:proofErr w:type="spellEnd"/>
      <w:r>
        <w:rPr>
          <w:rFonts w:ascii="Times New Roman" w:eastAsia="Times New Roman" w:hAnsi="Times New Roman" w:cs="Times New Roman"/>
          <w:sz w:val="24"/>
          <w:szCs w:val="24"/>
        </w:rPr>
        <w:t xml:space="preserve">: Implications for the ecological stoichiometry of the sea.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48</w:t>
      </w:r>
      <w:r>
        <w:rPr>
          <w:rFonts w:ascii="Times New Roman" w:eastAsia="Times New Roman" w:hAnsi="Times New Roman" w:cs="Times New Roman"/>
          <w:sz w:val="24"/>
          <w:szCs w:val="24"/>
        </w:rPr>
        <w:t>(5), 1721-1731.</w:t>
      </w:r>
    </w:p>
    <w:p w14:paraId="1F75462E" w14:textId="77777777" w:rsidR="00120A1C"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Bi, R., Cao, Z., Ismar-</w:t>
      </w:r>
      <w:proofErr w:type="spellStart"/>
      <w:r>
        <w:rPr>
          <w:rFonts w:ascii="Times New Roman" w:eastAsia="Times New Roman" w:hAnsi="Times New Roman" w:cs="Times New Roman"/>
          <w:sz w:val="24"/>
          <w:szCs w:val="24"/>
        </w:rPr>
        <w:t>Rebitz</w:t>
      </w:r>
      <w:proofErr w:type="spellEnd"/>
      <w:r>
        <w:rPr>
          <w:rFonts w:ascii="Times New Roman" w:eastAsia="Times New Roman" w:hAnsi="Times New Roman" w:cs="Times New Roman"/>
          <w:sz w:val="24"/>
          <w:szCs w:val="24"/>
        </w:rPr>
        <w:t xml:space="preserve">, S.M.H., Sommer, U., Zhang, H., Ding, Y., &amp; Zhao, M. (2021). Responses of Marine Diatom-Dinoflagellate Competition to Multiple Environmental Drivers: Abundance, Elemental and Biochemical Aspects. </w:t>
      </w:r>
      <w:r>
        <w:rPr>
          <w:rFonts w:ascii="Times New Roman" w:eastAsia="Times New Roman" w:hAnsi="Times New Roman" w:cs="Times New Roman"/>
          <w:i/>
          <w:sz w:val="24"/>
          <w:szCs w:val="24"/>
        </w:rPr>
        <w:t>Frontiers in Microbiology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12</w:t>
      </w:r>
      <w:r>
        <w:rPr>
          <w:rFonts w:ascii="Times New Roman" w:eastAsia="Times New Roman" w:hAnsi="Times New Roman" w:cs="Times New Roman"/>
          <w:sz w:val="24"/>
          <w:szCs w:val="24"/>
        </w:rPr>
        <w:t xml:space="preserve">, 731786. </w:t>
      </w:r>
      <w:hyperlink r:id="rId23">
        <w:r>
          <w:rPr>
            <w:rFonts w:ascii="Times New Roman" w:eastAsia="Times New Roman" w:hAnsi="Times New Roman" w:cs="Times New Roman"/>
            <w:color w:val="1155CC"/>
            <w:sz w:val="24"/>
            <w:szCs w:val="24"/>
            <w:u w:val="single"/>
          </w:rPr>
          <w:t>https://doi.org/10.3389/fmicb.2021.731786</w:t>
        </w:r>
      </w:hyperlink>
    </w:p>
    <w:p w14:paraId="71121505"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Brauer, V.S., Stomp, M., &amp; Huisman, J. (2012). The Nutrient-Load Hypothesis: Patterns of Resources Limitation and Community Structure Driven by Competition for Nutrients and Light. </w:t>
      </w:r>
      <w:r>
        <w:rPr>
          <w:rFonts w:ascii="Times New Roman" w:eastAsia="Times New Roman" w:hAnsi="Times New Roman" w:cs="Times New Roman"/>
          <w:i/>
          <w:sz w:val="24"/>
          <w:szCs w:val="24"/>
        </w:rPr>
        <w:t>The American Naturalist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179</w:t>
      </w:r>
      <w:r>
        <w:rPr>
          <w:rFonts w:ascii="Times New Roman" w:eastAsia="Times New Roman" w:hAnsi="Times New Roman" w:cs="Times New Roman"/>
          <w:sz w:val="24"/>
          <w:szCs w:val="24"/>
        </w:rPr>
        <w:t xml:space="preserve">(6), 721-740. </w:t>
      </w:r>
      <w:hyperlink r:id="rId24">
        <w:r>
          <w:rPr>
            <w:rFonts w:ascii="Times New Roman" w:eastAsia="Times New Roman" w:hAnsi="Times New Roman" w:cs="Times New Roman"/>
            <w:color w:val="1155CC"/>
            <w:sz w:val="24"/>
            <w:szCs w:val="24"/>
            <w:u w:val="single"/>
          </w:rPr>
          <w:t>https://doi.org/10.1086/665650</w:t>
        </w:r>
      </w:hyperlink>
    </w:p>
    <w:p w14:paraId="5DBD5780" w14:textId="77777777" w:rsidR="00120A1C" w:rsidRDefault="00120A1C">
      <w:pPr>
        <w:rPr>
          <w:rFonts w:ascii="Times New Roman" w:eastAsia="Times New Roman" w:hAnsi="Times New Roman" w:cs="Times New Roman"/>
          <w:sz w:val="24"/>
          <w:szCs w:val="24"/>
        </w:rPr>
      </w:pPr>
    </w:p>
    <w:p w14:paraId="43D2BEEA" w14:textId="77777777" w:rsidR="00120A1C" w:rsidRDefault="00000000">
      <w:pPr>
        <w:spacing w:before="240" w:after="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Breitburg</w:t>
      </w:r>
      <w:proofErr w:type="spellEnd"/>
      <w:r>
        <w:rPr>
          <w:rFonts w:ascii="Times New Roman" w:eastAsia="Times New Roman" w:hAnsi="Times New Roman" w:cs="Times New Roman"/>
          <w:sz w:val="24"/>
          <w:szCs w:val="24"/>
        </w:rPr>
        <w:t xml:space="preserve">, D.L., Sanders, J.G., Gilmour, C.C., Hatfield, C.A., Osman, R.W., Riedle, G.F., Seitzinger, S.P., &amp; Sellner, K.G. (1999). Variability in responses to nutrient and trace elements, and transmission of stressor effects through an estuarine food web.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44</w:t>
      </w:r>
      <w:r>
        <w:rPr>
          <w:rFonts w:ascii="Times New Roman" w:eastAsia="Times New Roman" w:hAnsi="Times New Roman" w:cs="Times New Roman"/>
          <w:sz w:val="24"/>
          <w:szCs w:val="24"/>
        </w:rPr>
        <w:t>(3, part 2), 837-863.</w:t>
      </w:r>
    </w:p>
    <w:p w14:paraId="06F2E2B0"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Cáceres, C., </w:t>
      </w:r>
      <w:proofErr w:type="spellStart"/>
      <w:r>
        <w:rPr>
          <w:rFonts w:ascii="Times New Roman" w:eastAsia="Times New Roman" w:hAnsi="Times New Roman" w:cs="Times New Roman"/>
          <w:sz w:val="24"/>
          <w:szCs w:val="24"/>
        </w:rPr>
        <w:t>Spatharis</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Kaiserli</w:t>
      </w:r>
      <w:proofErr w:type="spellEnd"/>
      <w:r>
        <w:rPr>
          <w:rFonts w:ascii="Times New Roman" w:eastAsia="Times New Roman" w:hAnsi="Times New Roman" w:cs="Times New Roman"/>
          <w:sz w:val="24"/>
          <w:szCs w:val="24"/>
        </w:rPr>
        <w:t xml:space="preserve">, E., </w:t>
      </w:r>
      <w:proofErr w:type="spellStart"/>
      <w:r>
        <w:rPr>
          <w:rFonts w:ascii="Times New Roman" w:eastAsia="Times New Roman" w:hAnsi="Times New Roman" w:cs="Times New Roman"/>
          <w:sz w:val="24"/>
          <w:szCs w:val="24"/>
        </w:rPr>
        <w:t>Smeti</w:t>
      </w:r>
      <w:proofErr w:type="spellEnd"/>
      <w:r>
        <w:rPr>
          <w:rFonts w:ascii="Times New Roman" w:eastAsia="Times New Roman" w:hAnsi="Times New Roman" w:cs="Times New Roman"/>
          <w:sz w:val="24"/>
          <w:szCs w:val="24"/>
        </w:rPr>
        <w:t xml:space="preserve">, A., Flowers, H., &amp; </w:t>
      </w:r>
      <w:proofErr w:type="spellStart"/>
      <w:r>
        <w:rPr>
          <w:rFonts w:ascii="Times New Roman" w:eastAsia="Times New Roman" w:hAnsi="Times New Roman" w:cs="Times New Roman"/>
          <w:sz w:val="24"/>
          <w:szCs w:val="24"/>
        </w:rPr>
        <w:t>Bonachela</w:t>
      </w:r>
      <w:proofErr w:type="spellEnd"/>
      <w:r>
        <w:rPr>
          <w:rFonts w:ascii="Times New Roman" w:eastAsia="Times New Roman" w:hAnsi="Times New Roman" w:cs="Times New Roman"/>
          <w:sz w:val="24"/>
          <w:szCs w:val="24"/>
        </w:rPr>
        <w:t xml:space="preserve">, J.A. (2019). Temporal phosphate gradients reveal diverse acclimation responses in phytoplankton phosphate uptake. </w:t>
      </w:r>
      <w:r>
        <w:rPr>
          <w:rFonts w:ascii="Times New Roman" w:eastAsia="Times New Roman" w:hAnsi="Times New Roman" w:cs="Times New Roman"/>
          <w:i/>
          <w:sz w:val="24"/>
          <w:szCs w:val="24"/>
        </w:rPr>
        <w:t>ISME Journal</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13</w:t>
      </w:r>
      <w:r>
        <w:rPr>
          <w:rFonts w:ascii="Times New Roman" w:eastAsia="Times New Roman" w:hAnsi="Times New Roman" w:cs="Times New Roman"/>
          <w:sz w:val="24"/>
          <w:szCs w:val="24"/>
        </w:rPr>
        <w:t xml:space="preserve">, 2834-2845. </w:t>
      </w:r>
      <w:hyperlink r:id="rId25">
        <w:r>
          <w:rPr>
            <w:rFonts w:ascii="Times New Roman" w:eastAsia="Times New Roman" w:hAnsi="Times New Roman" w:cs="Times New Roman"/>
            <w:color w:val="1155CC"/>
            <w:sz w:val="24"/>
            <w:szCs w:val="24"/>
            <w:u w:val="single"/>
          </w:rPr>
          <w:t>https://doi.org/10.1038/s41396-019-0473-1</w:t>
        </w:r>
      </w:hyperlink>
      <w:r>
        <w:rPr>
          <w:rFonts w:ascii="Times New Roman" w:eastAsia="Times New Roman" w:hAnsi="Times New Roman" w:cs="Times New Roman"/>
          <w:sz w:val="24"/>
          <w:szCs w:val="24"/>
        </w:rPr>
        <w:t xml:space="preserve"> </w:t>
      </w:r>
    </w:p>
    <w:p w14:paraId="2EEF3EF3" w14:textId="77777777" w:rsidR="00120A1C" w:rsidRDefault="00120A1C">
      <w:pPr>
        <w:rPr>
          <w:rFonts w:ascii="Times New Roman" w:eastAsia="Times New Roman" w:hAnsi="Times New Roman" w:cs="Times New Roman"/>
          <w:sz w:val="24"/>
          <w:szCs w:val="24"/>
        </w:rPr>
      </w:pPr>
    </w:p>
    <w:p w14:paraId="2B4EAEEB"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Cira, E.K., </w:t>
      </w:r>
      <w:proofErr w:type="spellStart"/>
      <w:r>
        <w:rPr>
          <w:rFonts w:ascii="Times New Roman" w:eastAsia="Times New Roman" w:hAnsi="Times New Roman" w:cs="Times New Roman"/>
          <w:sz w:val="24"/>
          <w:szCs w:val="24"/>
        </w:rPr>
        <w:t>Paerl</w:t>
      </w:r>
      <w:proofErr w:type="spellEnd"/>
      <w:r>
        <w:rPr>
          <w:rFonts w:ascii="Times New Roman" w:eastAsia="Times New Roman" w:hAnsi="Times New Roman" w:cs="Times New Roman"/>
          <w:sz w:val="24"/>
          <w:szCs w:val="24"/>
        </w:rPr>
        <w:t xml:space="preserve">, H.W., &amp; Wetz, M.S. (2016). Effects of Nitrogen Availability and Form on Phytoplankton Growth in a </w:t>
      </w:r>
      <w:proofErr w:type="spellStart"/>
      <w:r>
        <w:rPr>
          <w:rFonts w:ascii="Times New Roman" w:eastAsia="Times New Roman" w:hAnsi="Times New Roman" w:cs="Times New Roman"/>
          <w:sz w:val="24"/>
          <w:szCs w:val="24"/>
        </w:rPr>
        <w:t>Eutrophied</w:t>
      </w:r>
      <w:proofErr w:type="spellEnd"/>
      <w:r>
        <w:rPr>
          <w:rFonts w:ascii="Times New Roman" w:eastAsia="Times New Roman" w:hAnsi="Times New Roman" w:cs="Times New Roman"/>
          <w:sz w:val="24"/>
          <w:szCs w:val="24"/>
        </w:rPr>
        <w:t xml:space="preserve"> Estuary (Neuse River Estuary, NC, USA). </w:t>
      </w:r>
      <w:proofErr w:type="spellStart"/>
      <w:r>
        <w:rPr>
          <w:rFonts w:ascii="Times New Roman" w:eastAsia="Times New Roman" w:hAnsi="Times New Roman" w:cs="Times New Roman"/>
          <w:i/>
          <w:sz w:val="24"/>
          <w:szCs w:val="24"/>
        </w:rPr>
        <w:t>PLoS</w:t>
      </w:r>
      <w:proofErr w:type="spellEnd"/>
      <w:r>
        <w:rPr>
          <w:rFonts w:ascii="Times New Roman" w:eastAsia="Times New Roman" w:hAnsi="Times New Roman" w:cs="Times New Roman"/>
          <w:i/>
          <w:sz w:val="24"/>
          <w:szCs w:val="24"/>
        </w:rPr>
        <w:t xml:space="preserve"> ONE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11</w:t>
      </w:r>
      <w:r>
        <w:rPr>
          <w:rFonts w:ascii="Times New Roman" w:eastAsia="Times New Roman" w:hAnsi="Times New Roman" w:cs="Times New Roman"/>
          <w:sz w:val="24"/>
          <w:szCs w:val="24"/>
        </w:rPr>
        <w:t xml:space="preserve">(8), e0160663. </w:t>
      </w:r>
      <w:hyperlink r:id="rId26">
        <w:r>
          <w:rPr>
            <w:rFonts w:ascii="Times New Roman" w:eastAsia="Times New Roman" w:hAnsi="Times New Roman" w:cs="Times New Roman"/>
            <w:color w:val="1155CC"/>
            <w:sz w:val="24"/>
            <w:szCs w:val="24"/>
            <w:u w:val="single"/>
          </w:rPr>
          <w:t>https://doi.org/10.1371/journal.pone.0160663</w:t>
        </w:r>
      </w:hyperlink>
      <w:r>
        <w:rPr>
          <w:rFonts w:ascii="Times New Roman" w:eastAsia="Times New Roman" w:hAnsi="Times New Roman" w:cs="Times New Roman"/>
          <w:sz w:val="24"/>
          <w:szCs w:val="24"/>
        </w:rPr>
        <w:t xml:space="preserve">. </w:t>
      </w:r>
    </w:p>
    <w:p w14:paraId="04994185" w14:textId="77777777" w:rsidR="00120A1C" w:rsidRDefault="00120A1C">
      <w:pPr>
        <w:rPr>
          <w:rFonts w:ascii="Times New Roman" w:eastAsia="Times New Roman" w:hAnsi="Times New Roman" w:cs="Times New Roman"/>
          <w:sz w:val="24"/>
          <w:szCs w:val="24"/>
        </w:rPr>
      </w:pPr>
    </w:p>
    <w:p w14:paraId="06733E1F" w14:textId="77777777" w:rsidR="00120A1C"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Cloern</w:t>
      </w:r>
      <w:proofErr w:type="spellEnd"/>
      <w:r>
        <w:rPr>
          <w:rFonts w:ascii="Times New Roman" w:eastAsia="Times New Roman" w:hAnsi="Times New Roman" w:cs="Times New Roman"/>
          <w:sz w:val="24"/>
          <w:szCs w:val="24"/>
        </w:rPr>
        <w:t xml:space="preserve">, J.E. (1987). Turbidity as a control on phytoplankton biomass and productivity in estuaries. </w:t>
      </w:r>
      <w:r>
        <w:rPr>
          <w:rFonts w:ascii="Times New Roman" w:eastAsia="Times New Roman" w:hAnsi="Times New Roman" w:cs="Times New Roman"/>
          <w:i/>
          <w:sz w:val="24"/>
          <w:szCs w:val="24"/>
        </w:rPr>
        <w:t>Continental Shelf Research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7</w:t>
      </w:r>
      <w:r>
        <w:rPr>
          <w:rFonts w:ascii="Times New Roman" w:eastAsia="Times New Roman" w:hAnsi="Times New Roman" w:cs="Times New Roman"/>
          <w:sz w:val="24"/>
          <w:szCs w:val="24"/>
        </w:rPr>
        <w:t xml:space="preserve">(11/12), 1367-1381. </w:t>
      </w:r>
      <w:hyperlink r:id="rId27">
        <w:r>
          <w:rPr>
            <w:rFonts w:ascii="Times New Roman" w:eastAsia="Times New Roman" w:hAnsi="Times New Roman" w:cs="Times New Roman"/>
            <w:color w:val="1155CC"/>
            <w:sz w:val="24"/>
            <w:szCs w:val="24"/>
            <w:u w:val="single"/>
          </w:rPr>
          <w:t>https://doi.org/10.1016/0278-4343(87)90042-2</w:t>
        </w:r>
      </w:hyperlink>
      <w:r>
        <w:rPr>
          <w:rFonts w:ascii="Times New Roman" w:eastAsia="Times New Roman" w:hAnsi="Times New Roman" w:cs="Times New Roman"/>
          <w:sz w:val="24"/>
          <w:szCs w:val="24"/>
        </w:rPr>
        <w:t xml:space="preserve"> </w:t>
      </w:r>
    </w:p>
    <w:p w14:paraId="0E22E496" w14:textId="77777777" w:rsidR="00120A1C" w:rsidRDefault="00120A1C">
      <w:pPr>
        <w:rPr>
          <w:rFonts w:ascii="Times New Roman" w:eastAsia="Times New Roman" w:hAnsi="Times New Roman" w:cs="Times New Roman"/>
          <w:sz w:val="24"/>
          <w:szCs w:val="24"/>
        </w:rPr>
      </w:pPr>
    </w:p>
    <w:p w14:paraId="6BA8003E"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Domingues, R.B., Nogueira, P., &amp; Barbosa, A.B. (2023). Co-limitation of Phytoplankton by N and P in a Shallow Coastal Lagoon (Ria Formosa): Implications for Eutrophication Evaluation. </w:t>
      </w:r>
      <w:r>
        <w:rPr>
          <w:rFonts w:ascii="Times New Roman" w:eastAsia="Times New Roman" w:hAnsi="Times New Roman" w:cs="Times New Roman"/>
          <w:i/>
          <w:sz w:val="24"/>
          <w:szCs w:val="24"/>
        </w:rPr>
        <w:t>Estuaries and Coasts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46</w:t>
      </w:r>
      <w:r>
        <w:rPr>
          <w:rFonts w:ascii="Times New Roman" w:eastAsia="Times New Roman" w:hAnsi="Times New Roman" w:cs="Times New Roman"/>
          <w:sz w:val="24"/>
          <w:szCs w:val="24"/>
        </w:rPr>
        <w:t xml:space="preserve">, 1557-1572. </w:t>
      </w:r>
      <w:hyperlink r:id="rId28">
        <w:r>
          <w:rPr>
            <w:rFonts w:ascii="Times New Roman" w:eastAsia="Times New Roman" w:hAnsi="Times New Roman" w:cs="Times New Roman"/>
            <w:color w:val="1155CC"/>
            <w:sz w:val="24"/>
            <w:szCs w:val="24"/>
            <w:u w:val="single"/>
          </w:rPr>
          <w:t>https://doi.org/10.1007/s12237-023-01230-w</w:t>
        </w:r>
      </w:hyperlink>
      <w:r>
        <w:rPr>
          <w:rFonts w:ascii="Times New Roman" w:eastAsia="Times New Roman" w:hAnsi="Times New Roman" w:cs="Times New Roman"/>
          <w:sz w:val="24"/>
          <w:szCs w:val="24"/>
        </w:rPr>
        <w:t xml:space="preserve"> </w:t>
      </w:r>
    </w:p>
    <w:p w14:paraId="271E3BBE" w14:textId="77777777" w:rsidR="00120A1C"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Dunn, R.P., Krask, J.L., Pinckney, J.L., &amp; Smith, E.M. (2023). Contrasting trends in water quality between adjacent ocean- and river-dominated estuaries: Evidence for marsh porewaters as a source of nutrient enrichment? </w:t>
      </w:r>
      <w:r>
        <w:rPr>
          <w:rFonts w:ascii="Times New Roman" w:eastAsia="Times New Roman" w:hAnsi="Times New Roman" w:cs="Times New Roman"/>
          <w:i/>
          <w:sz w:val="24"/>
          <w:szCs w:val="24"/>
        </w:rPr>
        <w:t>Limnology &amp;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68</w:t>
      </w:r>
      <w:r>
        <w:rPr>
          <w:rFonts w:ascii="Times New Roman" w:eastAsia="Times New Roman" w:hAnsi="Times New Roman" w:cs="Times New Roman"/>
          <w:sz w:val="24"/>
          <w:szCs w:val="24"/>
        </w:rPr>
        <w:t xml:space="preserve">(9), 2040-2058. </w:t>
      </w:r>
      <w:hyperlink r:id="rId29">
        <w:r>
          <w:rPr>
            <w:rFonts w:ascii="Times New Roman" w:eastAsia="Times New Roman" w:hAnsi="Times New Roman" w:cs="Times New Roman"/>
            <w:color w:val="1155CC"/>
            <w:sz w:val="24"/>
            <w:szCs w:val="24"/>
            <w:u w:val="single"/>
          </w:rPr>
          <w:t>https://doi.org/10.1002/lno.12405</w:t>
        </w:r>
      </w:hyperlink>
      <w:r>
        <w:rPr>
          <w:rFonts w:ascii="Times New Roman" w:eastAsia="Times New Roman" w:hAnsi="Times New Roman" w:cs="Times New Roman"/>
          <w:sz w:val="24"/>
          <w:szCs w:val="24"/>
        </w:rPr>
        <w:t xml:space="preserve"> </w:t>
      </w:r>
    </w:p>
    <w:p w14:paraId="4DE6AD2F" w14:textId="77777777" w:rsidR="00120A1C"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Dyhrman</w:t>
      </w:r>
      <w:proofErr w:type="spellEnd"/>
      <w:r>
        <w:rPr>
          <w:rFonts w:ascii="Times New Roman" w:eastAsia="Times New Roman" w:hAnsi="Times New Roman" w:cs="Times New Roman"/>
          <w:sz w:val="24"/>
          <w:szCs w:val="24"/>
        </w:rPr>
        <w:t xml:space="preserve">, S.T., Chappel, P.D., Haley, S.Y., Moffett, J.W., Orchard, E.D., Waterbury, J.B., &amp; Webb, E.A. (2006) Phosphonate utilization by the globally important marine diazotroph </w:t>
      </w:r>
      <w:proofErr w:type="spellStart"/>
      <w:r>
        <w:rPr>
          <w:rFonts w:ascii="Times New Roman" w:eastAsia="Times New Roman" w:hAnsi="Times New Roman" w:cs="Times New Roman"/>
          <w:i/>
          <w:sz w:val="24"/>
          <w:szCs w:val="24"/>
        </w:rPr>
        <w:t>Trichodesmium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Nature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439</w:t>
      </w:r>
      <w:r>
        <w:rPr>
          <w:rFonts w:ascii="Times New Roman" w:eastAsia="Times New Roman" w:hAnsi="Times New Roman" w:cs="Times New Roman"/>
          <w:sz w:val="24"/>
          <w:szCs w:val="24"/>
        </w:rPr>
        <w:t xml:space="preserve">, 68-71. </w:t>
      </w:r>
      <w:hyperlink r:id="rId30">
        <w:r>
          <w:rPr>
            <w:rFonts w:ascii="Times New Roman" w:eastAsia="Times New Roman" w:hAnsi="Times New Roman" w:cs="Times New Roman"/>
            <w:color w:val="1155CC"/>
            <w:sz w:val="24"/>
            <w:szCs w:val="24"/>
            <w:u w:val="single"/>
          </w:rPr>
          <w:t>https://doi.org/10.1038/nature04203</w:t>
        </w:r>
      </w:hyperlink>
      <w:r>
        <w:rPr>
          <w:rFonts w:ascii="Times New Roman" w:eastAsia="Times New Roman" w:hAnsi="Times New Roman" w:cs="Times New Roman"/>
          <w:sz w:val="24"/>
          <w:szCs w:val="24"/>
        </w:rPr>
        <w:t xml:space="preserve"> </w:t>
      </w:r>
    </w:p>
    <w:p w14:paraId="258EB0A7" w14:textId="77777777" w:rsidR="00120A1C" w:rsidRDefault="00120A1C">
      <w:pPr>
        <w:rPr>
          <w:rFonts w:ascii="Times New Roman" w:eastAsia="Times New Roman" w:hAnsi="Times New Roman" w:cs="Times New Roman"/>
          <w:sz w:val="24"/>
          <w:szCs w:val="24"/>
        </w:rPr>
      </w:pPr>
    </w:p>
    <w:p w14:paraId="6E1BC291" w14:textId="77777777" w:rsidR="00120A1C"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Dyhrman</w:t>
      </w:r>
      <w:proofErr w:type="spellEnd"/>
      <w:r>
        <w:rPr>
          <w:rFonts w:ascii="Times New Roman" w:eastAsia="Times New Roman" w:hAnsi="Times New Roman" w:cs="Times New Roman"/>
          <w:sz w:val="24"/>
          <w:szCs w:val="24"/>
        </w:rPr>
        <w:t xml:space="preserve">, S.T., Ruttenberg, K.C. (2006). Presence and regulation of alkaline phosphatase activity in eukaryotic phytoplankton from the coastal ocean: Implications for dissolved organic phosphorus remineralization.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w:t>
      </w:r>
      <w:r>
        <w:rPr>
          <w:rFonts w:ascii="Times New Roman" w:eastAsia="Times New Roman" w:hAnsi="Times New Roman" w:cs="Times New Roman"/>
          <w:sz w:val="24"/>
          <w:szCs w:val="24"/>
        </w:rPr>
        <w:t xml:space="preserve">(3), 1381-1390. </w:t>
      </w:r>
      <w:hyperlink r:id="rId31">
        <w:r>
          <w:rPr>
            <w:rFonts w:ascii="Times New Roman" w:eastAsia="Times New Roman" w:hAnsi="Times New Roman" w:cs="Times New Roman"/>
            <w:color w:val="1155CC"/>
            <w:sz w:val="24"/>
            <w:szCs w:val="24"/>
            <w:u w:val="single"/>
          </w:rPr>
          <w:t>https://doi.org/10.4319/lo.2006.51.3.1381</w:t>
        </w:r>
      </w:hyperlink>
    </w:p>
    <w:p w14:paraId="3A0434F4" w14:textId="77777777" w:rsidR="00120A1C"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D’Elia, C.F., Sanders, J.G., &amp; Boynton, W.R. (1986). Nutrient Enrichment Studies in a Coastal Plain Estuary: Phytoplankton Growth in Large-Scale, Continuous Cultures. </w:t>
      </w:r>
      <w:r>
        <w:rPr>
          <w:rFonts w:ascii="Times New Roman" w:eastAsia="Times New Roman" w:hAnsi="Times New Roman" w:cs="Times New Roman"/>
          <w:i/>
          <w:sz w:val="24"/>
          <w:szCs w:val="24"/>
        </w:rPr>
        <w:t>Canadian Journal of Fisheries and Aquatic Sciences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43</w:t>
      </w:r>
      <w:r>
        <w:rPr>
          <w:rFonts w:ascii="Times New Roman" w:eastAsia="Times New Roman" w:hAnsi="Times New Roman" w:cs="Times New Roman"/>
          <w:sz w:val="24"/>
          <w:szCs w:val="24"/>
        </w:rPr>
        <w:t>(2), 397-406.</w:t>
      </w:r>
      <w:hyperlink r:id="rId32">
        <w:r>
          <w:rPr>
            <w:rFonts w:ascii="Times New Roman" w:eastAsia="Times New Roman" w:hAnsi="Times New Roman" w:cs="Times New Roman"/>
            <w:sz w:val="24"/>
            <w:szCs w:val="24"/>
          </w:rPr>
          <w:t xml:space="preserve"> </w:t>
        </w:r>
      </w:hyperlink>
      <w:hyperlink r:id="rId33">
        <w:r>
          <w:rPr>
            <w:rFonts w:ascii="Times New Roman" w:eastAsia="Times New Roman" w:hAnsi="Times New Roman" w:cs="Times New Roman"/>
            <w:color w:val="1155CC"/>
            <w:sz w:val="24"/>
            <w:szCs w:val="24"/>
            <w:u w:val="single"/>
          </w:rPr>
          <w:t>https://doi.org/10.1139/f86-050</w:t>
        </w:r>
      </w:hyperlink>
    </w:p>
    <w:p w14:paraId="4E704D48" w14:textId="77777777" w:rsidR="00120A1C" w:rsidRDefault="00000000">
      <w:pPr>
        <w:rPr>
          <w:rFonts w:ascii="Times New Roman" w:eastAsia="Times New Roman" w:hAnsi="Times New Roman" w:cs="Times New Roman"/>
          <w:sz w:val="24"/>
          <w:szCs w:val="24"/>
        </w:rPr>
      </w:pPr>
      <w:r w:rsidRPr="00156561">
        <w:rPr>
          <w:rFonts w:ascii="Times New Roman" w:eastAsia="Times New Roman" w:hAnsi="Times New Roman" w:cs="Times New Roman"/>
          <w:sz w:val="24"/>
          <w:szCs w:val="24"/>
          <w:lang w:val="es-AR"/>
          <w:rPrChange w:id="81" w:author="Schlenker, Cat" w:date="2024-02-26T13:06:00Z">
            <w:rPr>
              <w:rFonts w:ascii="Times New Roman" w:eastAsia="Times New Roman" w:hAnsi="Times New Roman" w:cs="Times New Roman"/>
              <w:sz w:val="24"/>
              <w:szCs w:val="24"/>
            </w:rPr>
          </w:rPrChange>
        </w:rPr>
        <w:t xml:space="preserve">Estrada, M., Alcaraz, M., &amp; </w:t>
      </w:r>
      <w:proofErr w:type="spellStart"/>
      <w:r w:rsidRPr="00156561">
        <w:rPr>
          <w:rFonts w:ascii="Times New Roman" w:eastAsia="Times New Roman" w:hAnsi="Times New Roman" w:cs="Times New Roman"/>
          <w:sz w:val="24"/>
          <w:szCs w:val="24"/>
          <w:lang w:val="es-AR"/>
          <w:rPrChange w:id="82" w:author="Schlenker, Cat" w:date="2024-02-26T13:06:00Z">
            <w:rPr>
              <w:rFonts w:ascii="Times New Roman" w:eastAsia="Times New Roman" w:hAnsi="Times New Roman" w:cs="Times New Roman"/>
              <w:sz w:val="24"/>
              <w:szCs w:val="24"/>
            </w:rPr>
          </w:rPrChange>
        </w:rPr>
        <w:t>Marrasé</w:t>
      </w:r>
      <w:proofErr w:type="spellEnd"/>
      <w:r w:rsidRPr="00156561">
        <w:rPr>
          <w:rFonts w:ascii="Times New Roman" w:eastAsia="Times New Roman" w:hAnsi="Times New Roman" w:cs="Times New Roman"/>
          <w:sz w:val="24"/>
          <w:szCs w:val="24"/>
          <w:lang w:val="es-AR"/>
          <w:rPrChange w:id="83" w:author="Schlenker, Cat" w:date="2024-02-26T13:06:00Z">
            <w:rPr>
              <w:rFonts w:ascii="Times New Roman" w:eastAsia="Times New Roman" w:hAnsi="Times New Roman" w:cs="Times New Roman"/>
              <w:sz w:val="24"/>
              <w:szCs w:val="24"/>
            </w:rPr>
          </w:rPrChange>
        </w:rPr>
        <w:t xml:space="preserve">, C. (1987). </w:t>
      </w:r>
      <w:r>
        <w:rPr>
          <w:rFonts w:ascii="Times New Roman" w:eastAsia="Times New Roman" w:hAnsi="Times New Roman" w:cs="Times New Roman"/>
          <w:sz w:val="24"/>
          <w:szCs w:val="24"/>
        </w:rPr>
        <w:t xml:space="preserve">Effects of turbulence on the composition of phytoplankton assemblages in marine microcosms. </w:t>
      </w:r>
      <w:r>
        <w:rPr>
          <w:rFonts w:ascii="Times New Roman" w:eastAsia="Times New Roman" w:hAnsi="Times New Roman" w:cs="Times New Roman"/>
          <w:i/>
          <w:sz w:val="24"/>
          <w:szCs w:val="24"/>
        </w:rPr>
        <w:t>Marine Ecology Progress Series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38</w:t>
      </w:r>
      <w:r>
        <w:rPr>
          <w:rFonts w:ascii="Times New Roman" w:eastAsia="Times New Roman" w:hAnsi="Times New Roman" w:cs="Times New Roman"/>
          <w:sz w:val="24"/>
          <w:szCs w:val="24"/>
        </w:rPr>
        <w:t xml:space="preserve">, 267-281. </w:t>
      </w:r>
    </w:p>
    <w:p w14:paraId="4551986D" w14:textId="77777777" w:rsidR="00120A1C" w:rsidRDefault="00120A1C">
      <w:pPr>
        <w:rPr>
          <w:rFonts w:ascii="Times New Roman" w:eastAsia="Times New Roman" w:hAnsi="Times New Roman" w:cs="Times New Roman"/>
          <w:sz w:val="24"/>
          <w:szCs w:val="24"/>
        </w:rPr>
      </w:pPr>
    </w:p>
    <w:p w14:paraId="66515C32"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Finkel, Z.V., Beardall, J., Flynn, K.J., Quigg, A., Rees, T.A.V., &amp; Raven, J.A. (2010). Phytoplankton in a changing world: cell size and elemental stoichiometry. </w:t>
      </w:r>
      <w:r>
        <w:rPr>
          <w:rFonts w:ascii="Times New Roman" w:eastAsia="Times New Roman" w:hAnsi="Times New Roman" w:cs="Times New Roman"/>
          <w:i/>
          <w:sz w:val="24"/>
          <w:szCs w:val="24"/>
        </w:rPr>
        <w:t>Journal of Plankton Research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32</w:t>
      </w:r>
      <w:r>
        <w:rPr>
          <w:rFonts w:ascii="Times New Roman" w:eastAsia="Times New Roman" w:hAnsi="Times New Roman" w:cs="Times New Roman"/>
          <w:sz w:val="24"/>
          <w:szCs w:val="24"/>
        </w:rPr>
        <w:t xml:space="preserve">(1), 119-137. </w:t>
      </w:r>
    </w:p>
    <w:p w14:paraId="5A4AD8C2" w14:textId="77777777" w:rsidR="00120A1C" w:rsidRDefault="00120A1C">
      <w:pPr>
        <w:rPr>
          <w:rFonts w:ascii="Times New Roman" w:eastAsia="Times New Roman" w:hAnsi="Times New Roman" w:cs="Times New Roman"/>
          <w:sz w:val="24"/>
          <w:szCs w:val="24"/>
        </w:rPr>
      </w:pPr>
    </w:p>
    <w:p w14:paraId="046A6837"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Fisher, T.R., Peele, E.R., Ammerman, J.W., &amp; Harding, L.W. (1992). Nutrient limitation of phytoplankton in Chesapeake Bay. </w:t>
      </w:r>
      <w:r>
        <w:rPr>
          <w:rFonts w:ascii="Times New Roman" w:eastAsia="Times New Roman" w:hAnsi="Times New Roman" w:cs="Times New Roman"/>
          <w:i/>
          <w:sz w:val="24"/>
          <w:szCs w:val="24"/>
        </w:rPr>
        <w:t>Marine Ecology Progress Series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82</w:t>
      </w:r>
      <w:r>
        <w:rPr>
          <w:rFonts w:ascii="Times New Roman" w:eastAsia="Times New Roman" w:hAnsi="Times New Roman" w:cs="Times New Roman"/>
          <w:sz w:val="24"/>
          <w:szCs w:val="24"/>
        </w:rPr>
        <w:t xml:space="preserve">(1), 51-63. </w:t>
      </w:r>
    </w:p>
    <w:p w14:paraId="012CC260" w14:textId="77777777" w:rsidR="00120A1C" w:rsidRDefault="00120A1C">
      <w:pPr>
        <w:rPr>
          <w:rFonts w:ascii="Times New Roman" w:eastAsia="Times New Roman" w:hAnsi="Times New Roman" w:cs="Times New Roman"/>
          <w:sz w:val="24"/>
          <w:szCs w:val="24"/>
        </w:rPr>
      </w:pPr>
    </w:p>
    <w:p w14:paraId="2D299FCA" w14:textId="77777777" w:rsidR="00120A1C" w:rsidRPr="00156561" w:rsidRDefault="00000000">
      <w:pPr>
        <w:rPr>
          <w:rFonts w:ascii="Times New Roman" w:eastAsia="Times New Roman" w:hAnsi="Times New Roman" w:cs="Times New Roman"/>
          <w:sz w:val="24"/>
          <w:szCs w:val="24"/>
          <w:lang w:val="es-AR"/>
          <w:rPrChange w:id="84" w:author="Schlenker, Cat" w:date="2024-02-26T13:06:00Z">
            <w:rPr>
              <w:rFonts w:ascii="Times New Roman" w:eastAsia="Times New Roman" w:hAnsi="Times New Roman" w:cs="Times New Roman"/>
              <w:sz w:val="24"/>
              <w:szCs w:val="24"/>
            </w:rPr>
          </w:rPrChange>
        </w:rPr>
      </w:pPr>
      <w:r>
        <w:rPr>
          <w:rFonts w:ascii="Times New Roman" w:eastAsia="Times New Roman" w:hAnsi="Times New Roman" w:cs="Times New Roman"/>
          <w:sz w:val="24"/>
          <w:szCs w:val="24"/>
        </w:rPr>
        <w:t xml:space="preserve">Gameiro, C., Zwolinski, J., &amp; </w:t>
      </w:r>
      <w:proofErr w:type="spellStart"/>
      <w:r>
        <w:rPr>
          <w:rFonts w:ascii="Times New Roman" w:eastAsia="Times New Roman" w:hAnsi="Times New Roman" w:cs="Times New Roman"/>
          <w:sz w:val="24"/>
          <w:szCs w:val="24"/>
        </w:rPr>
        <w:t>Brotas</w:t>
      </w:r>
      <w:proofErr w:type="spellEnd"/>
      <w:r>
        <w:rPr>
          <w:rFonts w:ascii="Times New Roman" w:eastAsia="Times New Roman" w:hAnsi="Times New Roman" w:cs="Times New Roman"/>
          <w:sz w:val="24"/>
          <w:szCs w:val="24"/>
        </w:rPr>
        <w:t xml:space="preserve">, V. (2011). Light control on phytoplankton production in a shallow and turbid estuarine system. </w:t>
      </w:r>
      <w:proofErr w:type="spellStart"/>
      <w:r w:rsidRPr="00156561">
        <w:rPr>
          <w:rFonts w:ascii="Times New Roman" w:eastAsia="Times New Roman" w:hAnsi="Times New Roman" w:cs="Times New Roman"/>
          <w:i/>
          <w:sz w:val="24"/>
          <w:szCs w:val="24"/>
          <w:lang w:val="es-AR"/>
          <w:rPrChange w:id="85" w:author="Schlenker, Cat" w:date="2024-02-26T13:06:00Z">
            <w:rPr>
              <w:rFonts w:ascii="Times New Roman" w:eastAsia="Times New Roman" w:hAnsi="Times New Roman" w:cs="Times New Roman"/>
              <w:i/>
              <w:sz w:val="24"/>
              <w:szCs w:val="24"/>
            </w:rPr>
          </w:rPrChange>
        </w:rPr>
        <w:t>Hydrobiologia</w:t>
      </w:r>
      <w:proofErr w:type="spellEnd"/>
      <w:r w:rsidRPr="00156561">
        <w:rPr>
          <w:rFonts w:ascii="Times New Roman" w:eastAsia="Times New Roman" w:hAnsi="Times New Roman" w:cs="Times New Roman"/>
          <w:sz w:val="24"/>
          <w:szCs w:val="24"/>
          <w:lang w:val="es-AR"/>
          <w:rPrChange w:id="86" w:author="Schlenker, Cat" w:date="2024-02-26T13:06:00Z">
            <w:rPr>
              <w:rFonts w:ascii="Times New Roman" w:eastAsia="Times New Roman" w:hAnsi="Times New Roman" w:cs="Times New Roman"/>
              <w:sz w:val="24"/>
              <w:szCs w:val="24"/>
            </w:rPr>
          </w:rPrChange>
        </w:rPr>
        <w:t xml:space="preserve">, </w:t>
      </w:r>
      <w:r w:rsidRPr="00156561">
        <w:rPr>
          <w:rFonts w:ascii="Times New Roman" w:eastAsia="Times New Roman" w:hAnsi="Times New Roman" w:cs="Times New Roman"/>
          <w:i/>
          <w:sz w:val="24"/>
          <w:szCs w:val="24"/>
          <w:lang w:val="es-AR"/>
          <w:rPrChange w:id="87" w:author="Schlenker, Cat" w:date="2024-02-26T13:06:00Z">
            <w:rPr>
              <w:rFonts w:ascii="Times New Roman" w:eastAsia="Times New Roman" w:hAnsi="Times New Roman" w:cs="Times New Roman"/>
              <w:i/>
              <w:sz w:val="24"/>
              <w:szCs w:val="24"/>
            </w:rPr>
          </w:rPrChange>
        </w:rPr>
        <w:t>669</w:t>
      </w:r>
      <w:r w:rsidRPr="00156561">
        <w:rPr>
          <w:rFonts w:ascii="Times New Roman" w:eastAsia="Times New Roman" w:hAnsi="Times New Roman" w:cs="Times New Roman"/>
          <w:sz w:val="24"/>
          <w:szCs w:val="24"/>
          <w:lang w:val="es-AR"/>
          <w:rPrChange w:id="88" w:author="Schlenker, Cat" w:date="2024-02-26T13:06:00Z">
            <w:rPr>
              <w:rFonts w:ascii="Times New Roman" w:eastAsia="Times New Roman" w:hAnsi="Times New Roman" w:cs="Times New Roman"/>
              <w:sz w:val="24"/>
              <w:szCs w:val="24"/>
            </w:rPr>
          </w:rPrChange>
        </w:rPr>
        <w:t xml:space="preserve">, 249-263. </w:t>
      </w:r>
      <w:r>
        <w:fldChar w:fldCharType="begin"/>
      </w:r>
      <w:r w:rsidRPr="00156561">
        <w:rPr>
          <w:lang w:val="es-AR"/>
          <w:rPrChange w:id="89" w:author="Schlenker, Cat" w:date="2024-02-26T13:06:00Z">
            <w:rPr/>
          </w:rPrChange>
        </w:rPr>
        <w:instrText>HYPERLINK "https://doi.org/10.1007/s10750-011-0695-3" \h</w:instrText>
      </w:r>
      <w:r>
        <w:fldChar w:fldCharType="separate"/>
      </w:r>
      <w:r w:rsidRPr="00156561">
        <w:rPr>
          <w:rFonts w:ascii="Times New Roman" w:eastAsia="Times New Roman" w:hAnsi="Times New Roman" w:cs="Times New Roman"/>
          <w:color w:val="1155CC"/>
          <w:sz w:val="24"/>
          <w:szCs w:val="24"/>
          <w:u w:val="single"/>
          <w:lang w:val="es-AR"/>
          <w:rPrChange w:id="90" w:author="Schlenker, Cat" w:date="2024-02-26T13:06:00Z">
            <w:rPr>
              <w:rFonts w:ascii="Times New Roman" w:eastAsia="Times New Roman" w:hAnsi="Times New Roman" w:cs="Times New Roman"/>
              <w:color w:val="1155CC"/>
              <w:sz w:val="24"/>
              <w:szCs w:val="24"/>
              <w:u w:val="single"/>
            </w:rPr>
          </w:rPrChange>
        </w:rPr>
        <w:t>https://doi.org/10.1007/s10750-011-0695-3</w:t>
      </w:r>
      <w:r>
        <w:rPr>
          <w:rFonts w:ascii="Times New Roman" w:eastAsia="Times New Roman" w:hAnsi="Times New Roman" w:cs="Times New Roman"/>
          <w:color w:val="1155CC"/>
          <w:sz w:val="24"/>
          <w:szCs w:val="24"/>
          <w:u w:val="single"/>
        </w:rPr>
        <w:fldChar w:fldCharType="end"/>
      </w:r>
      <w:r w:rsidRPr="00156561">
        <w:rPr>
          <w:rFonts w:ascii="Times New Roman" w:eastAsia="Times New Roman" w:hAnsi="Times New Roman" w:cs="Times New Roman"/>
          <w:sz w:val="24"/>
          <w:szCs w:val="24"/>
          <w:lang w:val="es-AR"/>
          <w:rPrChange w:id="91" w:author="Schlenker, Cat" w:date="2024-02-26T13:06:00Z">
            <w:rPr>
              <w:rFonts w:ascii="Times New Roman" w:eastAsia="Times New Roman" w:hAnsi="Times New Roman" w:cs="Times New Roman"/>
              <w:sz w:val="24"/>
              <w:szCs w:val="24"/>
            </w:rPr>
          </w:rPrChange>
        </w:rPr>
        <w:t xml:space="preserve"> </w:t>
      </w:r>
    </w:p>
    <w:p w14:paraId="30E3C3BA" w14:textId="77777777" w:rsidR="00120A1C" w:rsidRPr="00156561" w:rsidRDefault="00120A1C">
      <w:pPr>
        <w:rPr>
          <w:rFonts w:ascii="Times New Roman" w:eastAsia="Times New Roman" w:hAnsi="Times New Roman" w:cs="Times New Roman"/>
          <w:sz w:val="24"/>
          <w:szCs w:val="24"/>
          <w:lang w:val="es-AR"/>
          <w:rPrChange w:id="92" w:author="Schlenker, Cat" w:date="2024-02-26T13:06:00Z">
            <w:rPr>
              <w:rFonts w:ascii="Times New Roman" w:eastAsia="Times New Roman" w:hAnsi="Times New Roman" w:cs="Times New Roman"/>
              <w:sz w:val="24"/>
              <w:szCs w:val="24"/>
            </w:rPr>
          </w:rPrChange>
        </w:rPr>
      </w:pPr>
    </w:p>
    <w:p w14:paraId="2CD89684" w14:textId="77777777" w:rsidR="00120A1C" w:rsidRDefault="00000000">
      <w:pPr>
        <w:rPr>
          <w:rFonts w:ascii="Times New Roman" w:eastAsia="Times New Roman" w:hAnsi="Times New Roman" w:cs="Times New Roman"/>
          <w:sz w:val="24"/>
          <w:szCs w:val="24"/>
        </w:rPr>
      </w:pPr>
      <w:proofErr w:type="spellStart"/>
      <w:r w:rsidRPr="00156561">
        <w:rPr>
          <w:rFonts w:ascii="Times New Roman" w:eastAsia="Times New Roman" w:hAnsi="Times New Roman" w:cs="Times New Roman"/>
          <w:sz w:val="24"/>
          <w:szCs w:val="24"/>
          <w:lang w:val="es-AR"/>
          <w:rPrChange w:id="93" w:author="Schlenker, Cat" w:date="2024-02-26T13:06:00Z">
            <w:rPr>
              <w:rFonts w:ascii="Times New Roman" w:eastAsia="Times New Roman" w:hAnsi="Times New Roman" w:cs="Times New Roman"/>
              <w:sz w:val="24"/>
              <w:szCs w:val="24"/>
            </w:rPr>
          </w:rPrChange>
        </w:rPr>
        <w:t>Geider</w:t>
      </w:r>
      <w:proofErr w:type="spellEnd"/>
      <w:r w:rsidRPr="00156561">
        <w:rPr>
          <w:rFonts w:ascii="Times New Roman" w:eastAsia="Times New Roman" w:hAnsi="Times New Roman" w:cs="Times New Roman"/>
          <w:sz w:val="24"/>
          <w:szCs w:val="24"/>
          <w:lang w:val="es-AR"/>
          <w:rPrChange w:id="94" w:author="Schlenker, Cat" w:date="2024-02-26T13:06:00Z">
            <w:rPr>
              <w:rFonts w:ascii="Times New Roman" w:eastAsia="Times New Roman" w:hAnsi="Times New Roman" w:cs="Times New Roman"/>
              <w:sz w:val="24"/>
              <w:szCs w:val="24"/>
            </w:rPr>
          </w:rPrChange>
        </w:rPr>
        <w:t xml:space="preserve">, R.J. &amp; La Roche, J. (2002). </w:t>
      </w:r>
      <w:r>
        <w:rPr>
          <w:rFonts w:ascii="Times New Roman" w:eastAsia="Times New Roman" w:hAnsi="Times New Roman" w:cs="Times New Roman"/>
          <w:sz w:val="24"/>
          <w:szCs w:val="24"/>
        </w:rPr>
        <w:t xml:space="preserve">Redfield revisited: variability of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:P in marine microalgae and its biochemical basis. </w:t>
      </w:r>
      <w:r>
        <w:rPr>
          <w:rFonts w:ascii="Times New Roman" w:eastAsia="Times New Roman" w:hAnsi="Times New Roman" w:cs="Times New Roman"/>
          <w:i/>
          <w:sz w:val="24"/>
          <w:szCs w:val="24"/>
        </w:rPr>
        <w:t>European Journal of Phycology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37</w:t>
      </w:r>
      <w:r>
        <w:rPr>
          <w:rFonts w:ascii="Times New Roman" w:eastAsia="Times New Roman" w:hAnsi="Times New Roman" w:cs="Times New Roman"/>
          <w:sz w:val="24"/>
          <w:szCs w:val="24"/>
        </w:rPr>
        <w:t xml:space="preserve">, 1-17. </w:t>
      </w:r>
      <w:hyperlink r:id="rId34">
        <w:r>
          <w:rPr>
            <w:rFonts w:ascii="Times New Roman" w:eastAsia="Times New Roman" w:hAnsi="Times New Roman" w:cs="Times New Roman"/>
            <w:color w:val="1155CC"/>
            <w:sz w:val="24"/>
            <w:szCs w:val="24"/>
            <w:u w:val="single"/>
          </w:rPr>
          <w:t>https://doi.org/10.1017/S0967026201003456</w:t>
        </w:r>
      </w:hyperlink>
      <w:r>
        <w:rPr>
          <w:rFonts w:ascii="Times New Roman" w:eastAsia="Times New Roman" w:hAnsi="Times New Roman" w:cs="Times New Roman"/>
          <w:sz w:val="24"/>
          <w:szCs w:val="24"/>
        </w:rPr>
        <w:t xml:space="preserve"> </w:t>
      </w:r>
    </w:p>
    <w:p w14:paraId="0C132348" w14:textId="77777777" w:rsidR="00120A1C" w:rsidRDefault="00120A1C">
      <w:pPr>
        <w:rPr>
          <w:rFonts w:ascii="Times New Roman" w:eastAsia="Times New Roman" w:hAnsi="Times New Roman" w:cs="Times New Roman"/>
          <w:sz w:val="24"/>
          <w:szCs w:val="24"/>
        </w:rPr>
      </w:pPr>
    </w:p>
    <w:p w14:paraId="553D2A67"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Gilbert, P.M., Fullerton, D., Burkholder, J.M., Cornwell, J.C., &amp; Kana, T.M., (2011). Ecological Stoichiometry, Biogeochemical Cycling, Invasive Species, and Aquatic Food Webs: San Francisco Estuary and Comparative Systems. </w:t>
      </w:r>
      <w:r>
        <w:rPr>
          <w:rFonts w:ascii="Times New Roman" w:eastAsia="Times New Roman" w:hAnsi="Times New Roman" w:cs="Times New Roman"/>
          <w:i/>
          <w:sz w:val="24"/>
          <w:szCs w:val="24"/>
        </w:rPr>
        <w:t>Reviews in Fisheries 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19</w:t>
      </w:r>
      <w:r>
        <w:rPr>
          <w:rFonts w:ascii="Times New Roman" w:eastAsia="Times New Roman" w:hAnsi="Times New Roman" w:cs="Times New Roman"/>
          <w:sz w:val="24"/>
          <w:szCs w:val="24"/>
        </w:rPr>
        <w:t>(4), 358-417.</w:t>
      </w:r>
      <w:hyperlink r:id="rId35">
        <w:r>
          <w:rPr>
            <w:rFonts w:ascii="Times New Roman" w:eastAsia="Times New Roman" w:hAnsi="Times New Roman" w:cs="Times New Roman"/>
            <w:sz w:val="24"/>
            <w:szCs w:val="24"/>
          </w:rPr>
          <w:t xml:space="preserve"> </w:t>
        </w:r>
      </w:hyperlink>
      <w:hyperlink r:id="rId36">
        <w:r>
          <w:rPr>
            <w:rFonts w:ascii="Times New Roman" w:eastAsia="Times New Roman" w:hAnsi="Times New Roman" w:cs="Times New Roman"/>
            <w:color w:val="1155CC"/>
            <w:sz w:val="24"/>
            <w:szCs w:val="24"/>
            <w:u w:val="single"/>
          </w:rPr>
          <w:t>https://doi.org/10.1080/10641262.2011.611916</w:t>
        </w:r>
      </w:hyperlink>
    </w:p>
    <w:p w14:paraId="26909E2E" w14:textId="77777777" w:rsidR="00120A1C" w:rsidRDefault="00120A1C">
      <w:pPr>
        <w:rPr>
          <w:rFonts w:ascii="Times New Roman" w:eastAsia="Times New Roman" w:hAnsi="Times New Roman" w:cs="Times New Roman"/>
          <w:sz w:val="24"/>
          <w:szCs w:val="24"/>
        </w:rPr>
      </w:pPr>
    </w:p>
    <w:p w14:paraId="151103F6"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Glibert, P.M., Fullerton, D., Burkholder, J.M., Cornwell, J.C., &amp; Kana, T.M. (2011). Ecological Stoichiometry, Biogeochemical Cycling, Invasive Species, and Aquatic Food Webs: San Francisco Estuary and Comparative Systems. </w:t>
      </w:r>
      <w:r>
        <w:rPr>
          <w:rFonts w:ascii="Times New Roman" w:eastAsia="Times New Roman" w:hAnsi="Times New Roman" w:cs="Times New Roman"/>
          <w:i/>
          <w:sz w:val="24"/>
          <w:szCs w:val="24"/>
        </w:rPr>
        <w:t>Reviews in Fisheries 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19</w:t>
      </w:r>
      <w:r>
        <w:rPr>
          <w:rFonts w:ascii="Times New Roman" w:eastAsia="Times New Roman" w:hAnsi="Times New Roman" w:cs="Times New Roman"/>
          <w:sz w:val="24"/>
          <w:szCs w:val="24"/>
        </w:rPr>
        <w:t xml:space="preserve">(4), 358-417. </w:t>
      </w:r>
      <w:hyperlink r:id="rId37">
        <w:r>
          <w:rPr>
            <w:rFonts w:ascii="Times New Roman" w:eastAsia="Times New Roman" w:hAnsi="Times New Roman" w:cs="Times New Roman"/>
            <w:color w:val="1155CC"/>
            <w:sz w:val="24"/>
            <w:szCs w:val="24"/>
            <w:u w:val="single"/>
          </w:rPr>
          <w:t>https://doi.org/10.1080/10641262.2011.611916</w:t>
        </w:r>
      </w:hyperlink>
    </w:p>
    <w:p w14:paraId="48D19F27" w14:textId="77777777" w:rsidR="00120A1C" w:rsidRDefault="00120A1C">
      <w:pPr>
        <w:rPr>
          <w:rFonts w:ascii="Times New Roman" w:eastAsia="Times New Roman" w:hAnsi="Times New Roman" w:cs="Times New Roman"/>
          <w:sz w:val="24"/>
          <w:szCs w:val="24"/>
        </w:rPr>
      </w:pPr>
    </w:p>
    <w:p w14:paraId="2CD36A25"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Glibert, P.M. (2017). Eutrophication, harmful </w:t>
      </w:r>
      <w:proofErr w:type="gramStart"/>
      <w:r>
        <w:rPr>
          <w:rFonts w:ascii="Times New Roman" w:eastAsia="Times New Roman" w:hAnsi="Times New Roman" w:cs="Times New Roman"/>
          <w:sz w:val="24"/>
          <w:szCs w:val="24"/>
        </w:rPr>
        <w:t>algae</w:t>
      </w:r>
      <w:proofErr w:type="gramEnd"/>
      <w:r>
        <w:rPr>
          <w:rFonts w:ascii="Times New Roman" w:eastAsia="Times New Roman" w:hAnsi="Times New Roman" w:cs="Times New Roman"/>
          <w:sz w:val="24"/>
          <w:szCs w:val="24"/>
        </w:rPr>
        <w:t xml:space="preserve"> and biodiversity – Challenging paradigms in a world of complex nutrient changes. </w:t>
      </w:r>
      <w:r>
        <w:rPr>
          <w:rFonts w:ascii="Times New Roman" w:eastAsia="Times New Roman" w:hAnsi="Times New Roman" w:cs="Times New Roman"/>
          <w:i/>
          <w:sz w:val="24"/>
          <w:szCs w:val="24"/>
        </w:rPr>
        <w:t>Marine Pollution Bulletin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124</w:t>
      </w:r>
      <w:r>
        <w:rPr>
          <w:rFonts w:ascii="Times New Roman" w:eastAsia="Times New Roman" w:hAnsi="Times New Roman" w:cs="Times New Roman"/>
          <w:sz w:val="24"/>
          <w:szCs w:val="24"/>
        </w:rPr>
        <w:t xml:space="preserve">(2), 591-606. </w:t>
      </w:r>
      <w:hyperlink r:id="rId38">
        <w:r>
          <w:rPr>
            <w:rFonts w:ascii="Times New Roman" w:eastAsia="Times New Roman" w:hAnsi="Times New Roman" w:cs="Times New Roman"/>
            <w:color w:val="1155CC"/>
            <w:sz w:val="24"/>
            <w:szCs w:val="24"/>
            <w:u w:val="single"/>
          </w:rPr>
          <w:t>https://doi.org/10.1016/j.marpolbul.2014.04.027</w:t>
        </w:r>
      </w:hyperlink>
      <w:r>
        <w:rPr>
          <w:rFonts w:ascii="Times New Roman" w:eastAsia="Times New Roman" w:hAnsi="Times New Roman" w:cs="Times New Roman"/>
          <w:sz w:val="24"/>
          <w:szCs w:val="24"/>
        </w:rPr>
        <w:t xml:space="preserve"> </w:t>
      </w:r>
    </w:p>
    <w:p w14:paraId="459BD227" w14:textId="77777777" w:rsidR="00120A1C" w:rsidRDefault="00120A1C">
      <w:pPr>
        <w:rPr>
          <w:rFonts w:ascii="Times New Roman" w:eastAsia="Times New Roman" w:hAnsi="Times New Roman" w:cs="Times New Roman"/>
          <w:sz w:val="24"/>
          <w:szCs w:val="24"/>
        </w:rPr>
      </w:pPr>
    </w:p>
    <w:p w14:paraId="05D9EB4D"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Gobler, C.J., Buck, N.J., Sieracki, M.E., &amp; </w:t>
      </w:r>
      <w:proofErr w:type="spellStart"/>
      <w:r>
        <w:rPr>
          <w:rFonts w:ascii="Times New Roman" w:eastAsia="Times New Roman" w:hAnsi="Times New Roman" w:cs="Times New Roman"/>
          <w:sz w:val="24"/>
          <w:szCs w:val="24"/>
        </w:rPr>
        <w:t>Sañudo</w:t>
      </w:r>
      <w:proofErr w:type="spellEnd"/>
      <w:r>
        <w:rPr>
          <w:rFonts w:ascii="Times New Roman" w:eastAsia="Times New Roman" w:hAnsi="Times New Roman" w:cs="Times New Roman"/>
          <w:sz w:val="24"/>
          <w:szCs w:val="24"/>
        </w:rPr>
        <w:t xml:space="preserve">-Wilhelmy, S.A. (2006). Nitrogen and silicon limitation of phytoplankton communities across an urban estuary: The East River-Long Island Sound System. </w:t>
      </w:r>
      <w:r>
        <w:rPr>
          <w:rFonts w:ascii="Times New Roman" w:eastAsia="Times New Roman" w:hAnsi="Times New Roman" w:cs="Times New Roman"/>
          <w:i/>
          <w:sz w:val="24"/>
          <w:szCs w:val="24"/>
        </w:rPr>
        <w:t>Estuarine, Coastal and Shelf 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68</w:t>
      </w:r>
      <w:r>
        <w:rPr>
          <w:rFonts w:ascii="Times New Roman" w:eastAsia="Times New Roman" w:hAnsi="Times New Roman" w:cs="Times New Roman"/>
          <w:sz w:val="24"/>
          <w:szCs w:val="24"/>
        </w:rPr>
        <w:t xml:space="preserve">, 127-138. </w:t>
      </w:r>
      <w:hyperlink r:id="rId39">
        <w:r>
          <w:rPr>
            <w:rFonts w:ascii="Times New Roman" w:eastAsia="Times New Roman" w:hAnsi="Times New Roman" w:cs="Times New Roman"/>
            <w:color w:val="1155CC"/>
            <w:sz w:val="24"/>
            <w:szCs w:val="24"/>
            <w:u w:val="single"/>
          </w:rPr>
          <w:t>https://doi.org/10.1016/j.ecss.2006.02.001</w:t>
        </w:r>
      </w:hyperlink>
      <w:r>
        <w:rPr>
          <w:rFonts w:ascii="Times New Roman" w:eastAsia="Times New Roman" w:hAnsi="Times New Roman" w:cs="Times New Roman"/>
          <w:sz w:val="24"/>
          <w:szCs w:val="24"/>
        </w:rPr>
        <w:t xml:space="preserve"> </w:t>
      </w:r>
    </w:p>
    <w:p w14:paraId="1424A73E" w14:textId="77777777" w:rsidR="00120A1C" w:rsidRDefault="00120A1C">
      <w:pPr>
        <w:rPr>
          <w:rFonts w:ascii="Times New Roman" w:eastAsia="Times New Roman" w:hAnsi="Times New Roman" w:cs="Times New Roman"/>
          <w:sz w:val="24"/>
          <w:szCs w:val="24"/>
        </w:rPr>
      </w:pPr>
    </w:p>
    <w:p w14:paraId="5D30A6D3"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Grasshoff, K., Kremling, K. &amp; Ehrhardt, M. (Eds.). (1999). Methods of Seawater Analysis (3rd ed.). Wiley.</w:t>
      </w:r>
    </w:p>
    <w:p w14:paraId="2E7CDA6C" w14:textId="77777777" w:rsidR="00120A1C" w:rsidRDefault="00120A1C">
      <w:pPr>
        <w:rPr>
          <w:rFonts w:ascii="Times New Roman" w:eastAsia="Times New Roman" w:hAnsi="Times New Roman" w:cs="Times New Roman"/>
          <w:sz w:val="24"/>
          <w:szCs w:val="24"/>
        </w:rPr>
      </w:pPr>
    </w:p>
    <w:p w14:paraId="06D43F0C"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Harke, M.J., Berry, D.L., Ammerman, J.W., &amp; Gobler, C.H. (2012). Molecular response of the bloom-forming cyanobacterium </w:t>
      </w:r>
      <w:r>
        <w:rPr>
          <w:rFonts w:ascii="Times New Roman" w:eastAsia="Times New Roman" w:hAnsi="Times New Roman" w:cs="Times New Roman"/>
          <w:i/>
          <w:sz w:val="24"/>
          <w:szCs w:val="24"/>
        </w:rPr>
        <w:t>Microcystis aeruginosa</w:t>
      </w:r>
      <w:r>
        <w:rPr>
          <w:rFonts w:ascii="Times New Roman" w:eastAsia="Times New Roman" w:hAnsi="Times New Roman" w:cs="Times New Roman"/>
          <w:sz w:val="24"/>
          <w:szCs w:val="24"/>
        </w:rPr>
        <w:t xml:space="preserve">, to phosphorus limitation. </w:t>
      </w:r>
      <w:r>
        <w:rPr>
          <w:rFonts w:ascii="Times New Roman" w:eastAsia="Times New Roman" w:hAnsi="Times New Roman" w:cs="Times New Roman"/>
          <w:i/>
          <w:sz w:val="24"/>
          <w:szCs w:val="24"/>
        </w:rPr>
        <w:t>Microbial Ecology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63</w:t>
      </w:r>
      <w:r>
        <w:rPr>
          <w:rFonts w:ascii="Times New Roman" w:eastAsia="Times New Roman" w:hAnsi="Times New Roman" w:cs="Times New Roman"/>
          <w:sz w:val="24"/>
          <w:szCs w:val="24"/>
        </w:rPr>
        <w:t xml:space="preserve">, 188-189. </w:t>
      </w:r>
      <w:hyperlink r:id="rId40">
        <w:r>
          <w:rPr>
            <w:rFonts w:ascii="Times New Roman" w:eastAsia="Times New Roman" w:hAnsi="Times New Roman" w:cs="Times New Roman"/>
            <w:color w:val="1155CC"/>
            <w:sz w:val="24"/>
            <w:szCs w:val="24"/>
            <w:u w:val="single"/>
          </w:rPr>
          <w:t>https://doi.org/10.1007/s00248-011-9894-8</w:t>
        </w:r>
      </w:hyperlink>
      <w:r>
        <w:rPr>
          <w:rFonts w:ascii="Times New Roman" w:eastAsia="Times New Roman" w:hAnsi="Times New Roman" w:cs="Times New Roman"/>
          <w:sz w:val="24"/>
          <w:szCs w:val="24"/>
        </w:rPr>
        <w:t xml:space="preserve"> </w:t>
      </w:r>
    </w:p>
    <w:p w14:paraId="178372B9" w14:textId="77777777" w:rsidR="00120A1C"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Harrison, P.J., Hu, H.M., Yang, Y.P., &amp; Lu, X. (1990). Phosphate limitation in estuarine and coastal waters of China. </w:t>
      </w:r>
      <w:r>
        <w:rPr>
          <w:rFonts w:ascii="Times New Roman" w:eastAsia="Times New Roman" w:hAnsi="Times New Roman" w:cs="Times New Roman"/>
          <w:i/>
          <w:sz w:val="24"/>
          <w:szCs w:val="24"/>
        </w:rPr>
        <w:t>Journal of Experimental Marine Biology and Ecology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140</w:t>
      </w:r>
      <w:r>
        <w:rPr>
          <w:rFonts w:ascii="Times New Roman" w:eastAsia="Times New Roman" w:hAnsi="Times New Roman" w:cs="Times New Roman"/>
          <w:sz w:val="24"/>
          <w:szCs w:val="24"/>
        </w:rPr>
        <w:t xml:space="preserve">(1-2), 79-87. </w:t>
      </w:r>
      <w:hyperlink r:id="rId41">
        <w:r>
          <w:rPr>
            <w:rFonts w:ascii="Times New Roman" w:eastAsia="Times New Roman" w:hAnsi="Times New Roman" w:cs="Times New Roman"/>
            <w:sz w:val="24"/>
            <w:szCs w:val="24"/>
          </w:rPr>
          <w:t xml:space="preserve"> </w:t>
        </w:r>
      </w:hyperlink>
      <w:hyperlink r:id="rId42">
        <w:r>
          <w:rPr>
            <w:rFonts w:ascii="Times New Roman" w:eastAsia="Times New Roman" w:hAnsi="Times New Roman" w:cs="Times New Roman"/>
            <w:color w:val="1155CC"/>
            <w:sz w:val="24"/>
            <w:szCs w:val="24"/>
            <w:u w:val="single"/>
          </w:rPr>
          <w:t>https://doi.org/10.1016/0022-0981(90)90083-O</w:t>
        </w:r>
      </w:hyperlink>
    </w:p>
    <w:p w14:paraId="08A2B0EB" w14:textId="526E107A" w:rsidR="007D41D2" w:rsidRPr="006C54F2" w:rsidRDefault="007707A0">
      <w:pPr>
        <w:rPr>
          <w:rFonts w:ascii="Times New Roman" w:eastAsia="Times New Roman" w:hAnsi="Times New Roman" w:cs="Times New Roman"/>
          <w:sz w:val="24"/>
          <w:szCs w:val="24"/>
          <w:lang w:val="en-US"/>
        </w:rPr>
      </w:pPr>
      <w:r w:rsidRPr="007707A0">
        <w:rPr>
          <w:rFonts w:ascii="Times New Roman" w:eastAsia="Times New Roman" w:hAnsi="Times New Roman" w:cs="Times New Roman"/>
          <w:sz w:val="24"/>
          <w:szCs w:val="24"/>
          <w:lang w:val="en-US"/>
        </w:rPr>
        <w:t xml:space="preserve">Hayward, A., Pinkerton, M.H., &amp; Gutierrez-Rodriguez, A. (2023). </w:t>
      </w:r>
      <w:proofErr w:type="spellStart"/>
      <w:r w:rsidRPr="007707A0">
        <w:rPr>
          <w:rFonts w:ascii="Times New Roman" w:eastAsia="Times New Roman" w:hAnsi="Times New Roman" w:cs="Times New Roman"/>
          <w:i/>
          <w:iCs/>
          <w:sz w:val="24"/>
          <w:szCs w:val="24"/>
          <w:lang w:val="en-US"/>
        </w:rPr>
        <w:t>phytoclass</w:t>
      </w:r>
      <w:proofErr w:type="spellEnd"/>
      <w:r w:rsidRPr="007707A0">
        <w:rPr>
          <w:rFonts w:ascii="Times New Roman" w:eastAsia="Times New Roman" w:hAnsi="Times New Roman" w:cs="Times New Roman"/>
          <w:sz w:val="24"/>
          <w:szCs w:val="24"/>
          <w:lang w:val="en-US"/>
        </w:rPr>
        <w:t>: A pigment-based ch</w:t>
      </w:r>
      <w:r>
        <w:rPr>
          <w:rFonts w:ascii="Times New Roman" w:eastAsia="Times New Roman" w:hAnsi="Times New Roman" w:cs="Times New Roman"/>
          <w:sz w:val="24"/>
          <w:szCs w:val="24"/>
          <w:lang w:val="en-US"/>
        </w:rPr>
        <w:t xml:space="preserve">emotaxonomic method to determine the biomass of phytoplankton classes. </w:t>
      </w:r>
      <w:r w:rsidR="006C54F2">
        <w:rPr>
          <w:rFonts w:ascii="Times New Roman" w:eastAsia="Times New Roman" w:hAnsi="Times New Roman" w:cs="Times New Roman"/>
          <w:i/>
          <w:iCs/>
          <w:sz w:val="24"/>
          <w:szCs w:val="24"/>
          <w:lang w:val="en-US"/>
        </w:rPr>
        <w:t>Limnology and Oceanography: Methods</w:t>
      </w:r>
      <w:r w:rsidR="006C54F2">
        <w:rPr>
          <w:rFonts w:ascii="Times New Roman" w:eastAsia="Times New Roman" w:hAnsi="Times New Roman" w:cs="Times New Roman"/>
          <w:sz w:val="24"/>
          <w:szCs w:val="24"/>
          <w:lang w:val="en-US"/>
        </w:rPr>
        <w:t xml:space="preserve">, </w:t>
      </w:r>
      <w:r w:rsidR="006C54F2">
        <w:rPr>
          <w:rFonts w:ascii="Times New Roman" w:eastAsia="Times New Roman" w:hAnsi="Times New Roman" w:cs="Times New Roman"/>
          <w:i/>
          <w:iCs/>
          <w:sz w:val="24"/>
          <w:szCs w:val="24"/>
          <w:lang w:val="en-US"/>
        </w:rPr>
        <w:t>21</w:t>
      </w:r>
      <w:r w:rsidR="006C54F2">
        <w:rPr>
          <w:rFonts w:ascii="Times New Roman" w:eastAsia="Times New Roman" w:hAnsi="Times New Roman" w:cs="Times New Roman"/>
          <w:sz w:val="24"/>
          <w:szCs w:val="24"/>
          <w:lang w:val="en-US"/>
        </w:rPr>
        <w:t xml:space="preserve">(4), 220-241. </w:t>
      </w:r>
      <w:hyperlink r:id="rId43" w:history="1">
        <w:r w:rsidR="006C54F2" w:rsidRPr="00D675D6">
          <w:rPr>
            <w:rStyle w:val="Hyperlink"/>
            <w:rFonts w:ascii="Times New Roman" w:eastAsia="Times New Roman" w:hAnsi="Times New Roman" w:cs="Times New Roman"/>
            <w:sz w:val="24"/>
            <w:szCs w:val="24"/>
            <w:lang w:val="en-US"/>
          </w:rPr>
          <w:t>https://doi.org/10.1002/lom3.10541</w:t>
        </w:r>
      </w:hyperlink>
      <w:r w:rsidR="006C54F2">
        <w:rPr>
          <w:rFonts w:ascii="Times New Roman" w:eastAsia="Times New Roman" w:hAnsi="Times New Roman" w:cs="Times New Roman"/>
          <w:sz w:val="24"/>
          <w:szCs w:val="24"/>
          <w:lang w:val="en-US"/>
        </w:rPr>
        <w:t xml:space="preserve"> </w:t>
      </w:r>
    </w:p>
    <w:p w14:paraId="4742253A" w14:textId="77777777" w:rsidR="007707A0" w:rsidRPr="007707A0" w:rsidRDefault="007707A0">
      <w:pPr>
        <w:rPr>
          <w:rFonts w:ascii="Times New Roman" w:eastAsia="Times New Roman" w:hAnsi="Times New Roman" w:cs="Times New Roman"/>
          <w:sz w:val="24"/>
          <w:szCs w:val="24"/>
          <w:lang w:val="en-US"/>
        </w:rPr>
      </w:pPr>
    </w:p>
    <w:p w14:paraId="28D4E200" w14:textId="71500C90"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Hecky, R.E., &amp; Kilham, P. (1988). Nutrient limitation of phytoplankton in freshwater and marine environments: A review of recent evidence on the effects of enrichment.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33</w:t>
      </w:r>
      <w:r>
        <w:rPr>
          <w:rFonts w:ascii="Times New Roman" w:eastAsia="Times New Roman" w:hAnsi="Times New Roman" w:cs="Times New Roman"/>
          <w:sz w:val="24"/>
          <w:szCs w:val="24"/>
        </w:rPr>
        <w:t>(4, part 2). 796-822.</w:t>
      </w:r>
    </w:p>
    <w:p w14:paraId="024E73A4" w14:textId="77777777" w:rsidR="00120A1C" w:rsidRDefault="00120A1C">
      <w:pPr>
        <w:rPr>
          <w:rFonts w:ascii="Times New Roman" w:eastAsia="Times New Roman" w:hAnsi="Times New Roman" w:cs="Times New Roman"/>
          <w:sz w:val="24"/>
          <w:szCs w:val="24"/>
        </w:rPr>
      </w:pPr>
    </w:p>
    <w:p w14:paraId="16B7054A"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Heil, C.A., Revilla, M., Gilbert., P.M., &amp; </w:t>
      </w:r>
      <w:proofErr w:type="spellStart"/>
      <w:r>
        <w:rPr>
          <w:rFonts w:ascii="Times New Roman" w:eastAsia="Times New Roman" w:hAnsi="Times New Roman" w:cs="Times New Roman"/>
          <w:sz w:val="24"/>
          <w:szCs w:val="24"/>
        </w:rPr>
        <w:t>Murasko</w:t>
      </w:r>
      <w:proofErr w:type="spellEnd"/>
      <w:r>
        <w:rPr>
          <w:rFonts w:ascii="Times New Roman" w:eastAsia="Times New Roman" w:hAnsi="Times New Roman" w:cs="Times New Roman"/>
          <w:sz w:val="24"/>
          <w:szCs w:val="24"/>
        </w:rPr>
        <w:t xml:space="preserve">, S. (2007). Nutrient quality drives differential phytoplankton community composition on the southwest Florida shelf.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52</w:t>
      </w:r>
      <w:r>
        <w:rPr>
          <w:rFonts w:ascii="Times New Roman" w:eastAsia="Times New Roman" w:hAnsi="Times New Roman" w:cs="Times New Roman"/>
          <w:sz w:val="24"/>
          <w:szCs w:val="24"/>
        </w:rPr>
        <w:t>(3), 1067-1078.</w:t>
      </w:r>
      <w:hyperlink r:id="rId44">
        <w:r>
          <w:rPr>
            <w:rFonts w:ascii="Times New Roman" w:eastAsia="Times New Roman" w:hAnsi="Times New Roman" w:cs="Times New Roman"/>
            <w:sz w:val="24"/>
            <w:szCs w:val="24"/>
          </w:rPr>
          <w:t xml:space="preserve"> </w:t>
        </w:r>
      </w:hyperlink>
      <w:hyperlink r:id="rId45">
        <w:r>
          <w:rPr>
            <w:rFonts w:ascii="Times New Roman" w:eastAsia="Times New Roman" w:hAnsi="Times New Roman" w:cs="Times New Roman"/>
            <w:color w:val="1155CC"/>
            <w:sz w:val="24"/>
            <w:szCs w:val="24"/>
            <w:u w:val="single"/>
          </w:rPr>
          <w:t>https://doi.org/10.4319/lo.2007.52.3.1067</w:t>
        </w:r>
      </w:hyperlink>
    </w:p>
    <w:p w14:paraId="0652AFE5" w14:textId="77777777" w:rsidR="00120A1C" w:rsidRDefault="00120A1C">
      <w:pPr>
        <w:rPr>
          <w:rFonts w:ascii="Times New Roman" w:eastAsia="Times New Roman" w:hAnsi="Times New Roman" w:cs="Times New Roman"/>
          <w:sz w:val="24"/>
          <w:szCs w:val="24"/>
        </w:rPr>
      </w:pPr>
    </w:p>
    <w:p w14:paraId="2D329DAA"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Hillebrand, H., Steinert, G., Boersma, M., Malzahn, A., Meunier, C.L., Plum, C., </w:t>
      </w:r>
      <w:proofErr w:type="spellStart"/>
      <w:r>
        <w:rPr>
          <w:rFonts w:ascii="Times New Roman" w:eastAsia="Times New Roman" w:hAnsi="Times New Roman" w:cs="Times New Roman"/>
          <w:sz w:val="24"/>
          <w:szCs w:val="24"/>
        </w:rPr>
        <w:t>Ptacnik</w:t>
      </w:r>
      <w:proofErr w:type="spellEnd"/>
      <w:r>
        <w:rPr>
          <w:rFonts w:ascii="Times New Roman" w:eastAsia="Times New Roman" w:hAnsi="Times New Roman" w:cs="Times New Roman"/>
          <w:sz w:val="24"/>
          <w:szCs w:val="24"/>
        </w:rPr>
        <w:t xml:space="preserve">, R. (2013). Goldman revisited: Faster-growing phytoplankton has lower N:P and lower stoichiometric flexibility.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58</w:t>
      </w:r>
      <w:r>
        <w:rPr>
          <w:rFonts w:ascii="Times New Roman" w:eastAsia="Times New Roman" w:hAnsi="Times New Roman" w:cs="Times New Roman"/>
          <w:sz w:val="24"/>
          <w:szCs w:val="24"/>
        </w:rPr>
        <w:t xml:space="preserve">(6), 2076-2088. </w:t>
      </w:r>
      <w:hyperlink r:id="rId46">
        <w:r>
          <w:rPr>
            <w:rFonts w:ascii="Times New Roman" w:eastAsia="Times New Roman" w:hAnsi="Times New Roman" w:cs="Times New Roman"/>
            <w:color w:val="1155CC"/>
            <w:sz w:val="24"/>
            <w:szCs w:val="24"/>
            <w:u w:val="single"/>
          </w:rPr>
          <w:t>https://doi.org/10.4319/lo.2013.58.6.2076</w:t>
        </w:r>
      </w:hyperlink>
    </w:p>
    <w:p w14:paraId="09D74273" w14:textId="77777777" w:rsidR="00120A1C" w:rsidRDefault="00120A1C">
      <w:pPr>
        <w:rPr>
          <w:rFonts w:ascii="Times New Roman" w:eastAsia="Times New Roman" w:hAnsi="Times New Roman" w:cs="Times New Roman"/>
          <w:sz w:val="24"/>
          <w:szCs w:val="24"/>
        </w:rPr>
      </w:pPr>
    </w:p>
    <w:p w14:paraId="221CF864"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Howarth, R., Chan, F., Conley, D.J., Garner, J., Doney, S.C., Marino, R., &amp; Billen, G. (2011). Coupled biogeochemical cycles: eutrophication and hypoxia in temperate estuaries and coastal marine ecosystems. </w:t>
      </w:r>
      <w:r>
        <w:rPr>
          <w:rFonts w:ascii="Times New Roman" w:eastAsia="Times New Roman" w:hAnsi="Times New Roman" w:cs="Times New Roman"/>
          <w:i/>
          <w:sz w:val="24"/>
          <w:szCs w:val="24"/>
        </w:rPr>
        <w:t>Frontiers in Ecology and the Environment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9</w:t>
      </w:r>
      <w:r>
        <w:rPr>
          <w:rFonts w:ascii="Times New Roman" w:eastAsia="Times New Roman" w:hAnsi="Times New Roman" w:cs="Times New Roman"/>
          <w:sz w:val="24"/>
          <w:szCs w:val="24"/>
        </w:rPr>
        <w:t>(1), 18-26.</w:t>
      </w:r>
      <w:hyperlink r:id="rId47">
        <w:r>
          <w:rPr>
            <w:rFonts w:ascii="Times New Roman" w:eastAsia="Times New Roman" w:hAnsi="Times New Roman" w:cs="Times New Roman"/>
            <w:sz w:val="24"/>
            <w:szCs w:val="24"/>
          </w:rPr>
          <w:t xml:space="preserve"> </w:t>
        </w:r>
      </w:hyperlink>
      <w:hyperlink r:id="rId48">
        <w:r>
          <w:rPr>
            <w:rFonts w:ascii="Times New Roman" w:eastAsia="Times New Roman" w:hAnsi="Times New Roman" w:cs="Times New Roman"/>
            <w:color w:val="1155CC"/>
            <w:sz w:val="24"/>
            <w:szCs w:val="24"/>
            <w:u w:val="single"/>
          </w:rPr>
          <w:t>https://doi.org/10.1890/100008</w:t>
        </w:r>
      </w:hyperlink>
    </w:p>
    <w:p w14:paraId="4C71DA29" w14:textId="77777777" w:rsidR="00120A1C" w:rsidRDefault="00120A1C">
      <w:pPr>
        <w:rPr>
          <w:rFonts w:ascii="Times New Roman" w:eastAsia="Times New Roman" w:hAnsi="Times New Roman" w:cs="Times New Roman"/>
          <w:sz w:val="24"/>
          <w:szCs w:val="24"/>
        </w:rPr>
      </w:pPr>
    </w:p>
    <w:p w14:paraId="46CB3BD3"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Howarth, R.E., &amp; Michaels, A.F. (2000). The measurement of primary production in aquatic ecosystems. In O. Sala, R. Jackson, H. Mooney, &amp; R. W. Howarth (Eds.), </w:t>
      </w:r>
      <w:r>
        <w:rPr>
          <w:rFonts w:ascii="Times New Roman" w:eastAsia="Times New Roman" w:hAnsi="Times New Roman" w:cs="Times New Roman"/>
          <w:i/>
          <w:sz w:val="24"/>
          <w:szCs w:val="24"/>
        </w:rPr>
        <w:t xml:space="preserve">Methods in ecosystem science </w:t>
      </w:r>
      <w:r>
        <w:rPr>
          <w:rFonts w:ascii="Times New Roman" w:eastAsia="Times New Roman" w:hAnsi="Times New Roman" w:cs="Times New Roman"/>
          <w:sz w:val="24"/>
          <w:szCs w:val="24"/>
        </w:rPr>
        <w:t>(pp. 72-85). Springer. https://doi.org/10.1007/978-1-4612-1224-9_6</w:t>
      </w:r>
    </w:p>
    <w:p w14:paraId="7DC2DAD3" w14:textId="77777777" w:rsidR="00120A1C" w:rsidRDefault="00120A1C">
      <w:pPr>
        <w:rPr>
          <w:rFonts w:ascii="Times New Roman" w:eastAsia="Times New Roman" w:hAnsi="Times New Roman" w:cs="Times New Roman"/>
          <w:i/>
          <w:sz w:val="24"/>
          <w:szCs w:val="24"/>
        </w:rPr>
      </w:pPr>
    </w:p>
    <w:p w14:paraId="3751D44D"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Howarth, R.W. (1988). Nutrient Limitation of Net Primary Production in Marine Ecosystems. </w:t>
      </w:r>
      <w:r>
        <w:rPr>
          <w:rFonts w:ascii="Times New Roman" w:eastAsia="Times New Roman" w:hAnsi="Times New Roman" w:cs="Times New Roman"/>
          <w:i/>
          <w:sz w:val="24"/>
          <w:szCs w:val="24"/>
        </w:rPr>
        <w:t>Annual Review of Ecology and Systematics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19</w:t>
      </w:r>
      <w:r>
        <w:rPr>
          <w:rFonts w:ascii="Times New Roman" w:eastAsia="Times New Roman" w:hAnsi="Times New Roman" w:cs="Times New Roman"/>
          <w:sz w:val="24"/>
          <w:szCs w:val="24"/>
        </w:rPr>
        <w:t>, 89-110.</w:t>
      </w:r>
      <w:hyperlink r:id="rId49">
        <w:r>
          <w:rPr>
            <w:rFonts w:ascii="Times New Roman" w:eastAsia="Times New Roman" w:hAnsi="Times New Roman" w:cs="Times New Roman"/>
            <w:sz w:val="24"/>
            <w:szCs w:val="24"/>
          </w:rPr>
          <w:t xml:space="preserve"> </w:t>
        </w:r>
      </w:hyperlink>
      <w:hyperlink r:id="rId50">
        <w:r>
          <w:rPr>
            <w:rFonts w:ascii="Times New Roman" w:eastAsia="Times New Roman" w:hAnsi="Times New Roman" w:cs="Times New Roman"/>
            <w:color w:val="1155CC"/>
            <w:sz w:val="24"/>
            <w:szCs w:val="24"/>
            <w:u w:val="single"/>
          </w:rPr>
          <w:t>https://www.jstor.org/stable/2097149</w:t>
        </w:r>
      </w:hyperlink>
    </w:p>
    <w:p w14:paraId="594A6D5B" w14:textId="77777777" w:rsidR="00120A1C" w:rsidRDefault="00120A1C">
      <w:pPr>
        <w:rPr>
          <w:rFonts w:ascii="Times New Roman" w:eastAsia="Times New Roman" w:hAnsi="Times New Roman" w:cs="Times New Roman"/>
          <w:sz w:val="24"/>
          <w:szCs w:val="24"/>
        </w:rPr>
      </w:pPr>
    </w:p>
    <w:p w14:paraId="17521EAB"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Howarth, R.W. &amp; Marino, R. (2006). Nitrogen as the limiting nutrient for eutrophication in coastal marine ecosystems: Evolving views over three decades.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51</w:t>
      </w:r>
      <w:r>
        <w:rPr>
          <w:rFonts w:ascii="Times New Roman" w:eastAsia="Times New Roman" w:hAnsi="Times New Roman" w:cs="Times New Roman"/>
          <w:sz w:val="24"/>
          <w:szCs w:val="24"/>
        </w:rPr>
        <w:t>(1, part 2), 364-376.</w:t>
      </w:r>
    </w:p>
    <w:p w14:paraId="446F3B18" w14:textId="77777777" w:rsidR="00120A1C" w:rsidRDefault="00120A1C">
      <w:pPr>
        <w:rPr>
          <w:rFonts w:ascii="Times New Roman" w:eastAsia="Times New Roman" w:hAnsi="Times New Roman" w:cs="Times New Roman"/>
          <w:sz w:val="24"/>
          <w:szCs w:val="24"/>
        </w:rPr>
      </w:pPr>
    </w:p>
    <w:p w14:paraId="7A3AF1AA"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Howarth, R.W. &amp; Marino, R. (2006). Nitrogen as the limiting nutrient for eutrophication in coastal marine ecosystems: Evolving views over three decades.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51</w:t>
      </w:r>
      <w:r>
        <w:rPr>
          <w:rFonts w:ascii="Times New Roman" w:eastAsia="Times New Roman" w:hAnsi="Times New Roman" w:cs="Times New Roman"/>
          <w:sz w:val="24"/>
          <w:szCs w:val="24"/>
        </w:rPr>
        <w:t xml:space="preserve">(1, part 2), 364-376. </w:t>
      </w:r>
    </w:p>
    <w:p w14:paraId="425600D1" w14:textId="77777777" w:rsidR="00120A1C" w:rsidRDefault="00120A1C">
      <w:pPr>
        <w:rPr>
          <w:rFonts w:ascii="Times New Roman" w:eastAsia="Times New Roman" w:hAnsi="Times New Roman" w:cs="Times New Roman"/>
          <w:sz w:val="24"/>
          <w:szCs w:val="24"/>
        </w:rPr>
      </w:pPr>
    </w:p>
    <w:p w14:paraId="786A27B7"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Jones, R.H., &amp; Flynn, K.J. (2005). Nutritional Status and Diet Composition Affect the Value of Diatoms as Copepod Prey. </w:t>
      </w:r>
      <w:r>
        <w:rPr>
          <w:rFonts w:ascii="Times New Roman" w:eastAsia="Times New Roman" w:hAnsi="Times New Roman" w:cs="Times New Roman"/>
          <w:i/>
          <w:sz w:val="24"/>
          <w:szCs w:val="24"/>
        </w:rPr>
        <w:t>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307</w:t>
      </w:r>
      <w:r>
        <w:rPr>
          <w:rFonts w:ascii="Times New Roman" w:eastAsia="Times New Roman" w:hAnsi="Times New Roman" w:cs="Times New Roman"/>
          <w:sz w:val="24"/>
          <w:szCs w:val="24"/>
        </w:rPr>
        <w:t xml:space="preserve">(5714), 1457-1459. </w:t>
      </w:r>
      <w:hyperlink r:id="rId51">
        <w:r>
          <w:rPr>
            <w:rFonts w:ascii="Times New Roman" w:eastAsia="Times New Roman" w:hAnsi="Times New Roman" w:cs="Times New Roman"/>
            <w:color w:val="1155CC"/>
            <w:sz w:val="24"/>
            <w:szCs w:val="24"/>
            <w:u w:val="single"/>
          </w:rPr>
          <w:t>https://doi.org/10.1126/science.110776</w:t>
        </w:r>
      </w:hyperlink>
      <w:r>
        <w:rPr>
          <w:rFonts w:ascii="Times New Roman" w:eastAsia="Times New Roman" w:hAnsi="Times New Roman" w:cs="Times New Roman"/>
          <w:sz w:val="24"/>
          <w:szCs w:val="24"/>
        </w:rPr>
        <w:t xml:space="preserve"> </w:t>
      </w:r>
    </w:p>
    <w:p w14:paraId="1B8296DC" w14:textId="77777777" w:rsidR="00120A1C" w:rsidRDefault="00120A1C">
      <w:pPr>
        <w:rPr>
          <w:rFonts w:ascii="Times New Roman" w:eastAsia="Times New Roman" w:hAnsi="Times New Roman" w:cs="Times New Roman"/>
          <w:sz w:val="24"/>
          <w:szCs w:val="24"/>
        </w:rPr>
      </w:pPr>
    </w:p>
    <w:p w14:paraId="7BE247AA" w14:textId="77777777" w:rsidR="00120A1C"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Kolzau</w:t>
      </w:r>
      <w:proofErr w:type="spellEnd"/>
      <w:r>
        <w:rPr>
          <w:rFonts w:ascii="Times New Roman" w:eastAsia="Times New Roman" w:hAnsi="Times New Roman" w:cs="Times New Roman"/>
          <w:sz w:val="24"/>
          <w:szCs w:val="24"/>
        </w:rPr>
        <w:t xml:space="preserve">, S., Wiedner, C., Rücker, J., Köhler, J., Köhler, A., &amp; Dolman, A. (2014). Seasonal Patterns of Nitrogen and Phosphorus Limitation in Four German Lakes and the Predictability of Limitation Status from Ambient Nutrient Concentrations. </w:t>
      </w:r>
      <w:proofErr w:type="spellStart"/>
      <w:r>
        <w:rPr>
          <w:rFonts w:ascii="Times New Roman" w:eastAsia="Times New Roman" w:hAnsi="Times New Roman" w:cs="Times New Roman"/>
          <w:i/>
          <w:sz w:val="24"/>
          <w:szCs w:val="24"/>
        </w:rPr>
        <w:t>PloS</w:t>
      </w:r>
      <w:proofErr w:type="spellEnd"/>
      <w:r>
        <w:rPr>
          <w:rFonts w:ascii="Times New Roman" w:eastAsia="Times New Roman" w:hAnsi="Times New Roman" w:cs="Times New Roman"/>
          <w:i/>
          <w:sz w:val="24"/>
          <w:szCs w:val="24"/>
        </w:rPr>
        <w:t xml:space="preserve"> ONE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9</w:t>
      </w:r>
      <w:r>
        <w:rPr>
          <w:rFonts w:ascii="Times New Roman" w:eastAsia="Times New Roman" w:hAnsi="Times New Roman" w:cs="Times New Roman"/>
          <w:sz w:val="24"/>
          <w:szCs w:val="24"/>
        </w:rPr>
        <w:t>(4), e96065.</w:t>
      </w:r>
      <w:hyperlink r:id="rId52">
        <w:r>
          <w:rPr>
            <w:rFonts w:ascii="Times New Roman" w:eastAsia="Times New Roman" w:hAnsi="Times New Roman" w:cs="Times New Roman"/>
            <w:sz w:val="24"/>
            <w:szCs w:val="24"/>
          </w:rPr>
          <w:t xml:space="preserve"> </w:t>
        </w:r>
      </w:hyperlink>
      <w:hyperlink r:id="rId53">
        <w:r>
          <w:rPr>
            <w:rFonts w:ascii="Times New Roman" w:eastAsia="Times New Roman" w:hAnsi="Times New Roman" w:cs="Times New Roman"/>
            <w:color w:val="1155CC"/>
            <w:sz w:val="24"/>
            <w:szCs w:val="24"/>
            <w:u w:val="single"/>
          </w:rPr>
          <w:t>https://doi.org/10.1371/journal.pone.0096065</w:t>
        </w:r>
      </w:hyperlink>
    </w:p>
    <w:p w14:paraId="32E44B7B" w14:textId="77777777" w:rsidR="00120A1C"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Krask, J.L., Buck, T.L., Dunn, R.P., &amp; Smith, E.M. (2022). Increasing tidal inundation corresponds to rising porewater nutrient concentrations in a southeastern U.S. salt marsh. </w:t>
      </w:r>
      <w:proofErr w:type="spellStart"/>
      <w:r>
        <w:rPr>
          <w:rFonts w:ascii="Times New Roman" w:eastAsia="Times New Roman" w:hAnsi="Times New Roman" w:cs="Times New Roman"/>
          <w:i/>
          <w:sz w:val="24"/>
          <w:szCs w:val="24"/>
        </w:rPr>
        <w:t>PloS</w:t>
      </w:r>
      <w:proofErr w:type="spellEnd"/>
      <w:r>
        <w:rPr>
          <w:rFonts w:ascii="Times New Roman" w:eastAsia="Times New Roman" w:hAnsi="Times New Roman" w:cs="Times New Roman"/>
          <w:i/>
          <w:sz w:val="24"/>
          <w:szCs w:val="24"/>
        </w:rPr>
        <w:t xml:space="preserve"> ONE, 17</w:t>
      </w:r>
      <w:r>
        <w:rPr>
          <w:rFonts w:ascii="Times New Roman" w:eastAsia="Times New Roman" w:hAnsi="Times New Roman" w:cs="Times New Roman"/>
          <w:sz w:val="24"/>
          <w:szCs w:val="24"/>
        </w:rPr>
        <w:t>(11).</w:t>
      </w:r>
      <w:hyperlink r:id="rId54">
        <w:r>
          <w:rPr>
            <w:rFonts w:ascii="Times New Roman" w:eastAsia="Times New Roman" w:hAnsi="Times New Roman" w:cs="Times New Roman"/>
            <w:sz w:val="24"/>
            <w:szCs w:val="24"/>
          </w:rPr>
          <w:t xml:space="preserve"> </w:t>
        </w:r>
      </w:hyperlink>
      <w:hyperlink r:id="rId55">
        <w:r>
          <w:rPr>
            <w:rFonts w:ascii="Times New Roman" w:eastAsia="Times New Roman" w:hAnsi="Times New Roman" w:cs="Times New Roman"/>
            <w:color w:val="1155CC"/>
            <w:sz w:val="24"/>
            <w:szCs w:val="24"/>
            <w:u w:val="single"/>
          </w:rPr>
          <w:t>https://doi.org/10.1371/journal.pone.0278215</w:t>
        </w:r>
      </w:hyperlink>
    </w:p>
    <w:p w14:paraId="7B3077EF"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Krom, M.D., Kress, N., Brenner, S., &amp; Gordon, L. I. (1991). Phosphorus limitation of primary productivity in the eastern Mediterranean Sea.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36</w:t>
      </w:r>
      <w:r>
        <w:rPr>
          <w:rFonts w:ascii="Times New Roman" w:eastAsia="Times New Roman" w:hAnsi="Times New Roman" w:cs="Times New Roman"/>
          <w:sz w:val="24"/>
          <w:szCs w:val="24"/>
        </w:rPr>
        <w:t>, 424–432.</w:t>
      </w:r>
    </w:p>
    <w:p w14:paraId="0D760C41" w14:textId="77777777" w:rsidR="00120A1C" w:rsidRDefault="00000000">
      <w:pPr>
        <w:spacing w:before="240" w:after="240"/>
        <w:rPr>
          <w:rFonts w:ascii="Times New Roman" w:eastAsia="Times New Roman" w:hAnsi="Times New Roman" w:cs="Times New Roman"/>
          <w:color w:val="1155CC"/>
          <w:sz w:val="24"/>
          <w:szCs w:val="24"/>
          <w:u w:val="single"/>
        </w:rPr>
      </w:pPr>
      <w:proofErr w:type="spellStart"/>
      <w:r>
        <w:rPr>
          <w:rFonts w:ascii="Times New Roman" w:eastAsia="Times New Roman" w:hAnsi="Times New Roman" w:cs="Times New Roman"/>
          <w:sz w:val="24"/>
          <w:szCs w:val="24"/>
        </w:rPr>
        <w:t>Lewitus</w:t>
      </w:r>
      <w:proofErr w:type="spellEnd"/>
      <w:r>
        <w:rPr>
          <w:rFonts w:ascii="Times New Roman" w:eastAsia="Times New Roman" w:hAnsi="Times New Roman" w:cs="Times New Roman"/>
          <w:sz w:val="24"/>
          <w:szCs w:val="24"/>
        </w:rPr>
        <w:t xml:space="preserve">, A.J., </w:t>
      </w:r>
      <w:proofErr w:type="spellStart"/>
      <w:r>
        <w:rPr>
          <w:rFonts w:ascii="Times New Roman" w:eastAsia="Times New Roman" w:hAnsi="Times New Roman" w:cs="Times New Roman"/>
          <w:sz w:val="24"/>
          <w:szCs w:val="24"/>
        </w:rPr>
        <w:t>Koepfler</w:t>
      </w:r>
      <w:proofErr w:type="spellEnd"/>
      <w:r>
        <w:rPr>
          <w:rFonts w:ascii="Times New Roman" w:eastAsia="Times New Roman" w:hAnsi="Times New Roman" w:cs="Times New Roman"/>
          <w:sz w:val="24"/>
          <w:szCs w:val="24"/>
        </w:rPr>
        <w:t xml:space="preserve">, E.T., &amp; Morris, J.T. (1998). Seasonal variation in the regulation of phytoplankton by nitrogen and grazing in a salt-marsh estuary.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43</w:t>
      </w:r>
      <w:r>
        <w:rPr>
          <w:rFonts w:ascii="Times New Roman" w:eastAsia="Times New Roman" w:hAnsi="Times New Roman" w:cs="Times New Roman"/>
          <w:sz w:val="24"/>
          <w:szCs w:val="24"/>
        </w:rPr>
        <w:t>(4), 636-646.</w:t>
      </w:r>
      <w:hyperlink r:id="rId56">
        <w:r>
          <w:rPr>
            <w:rFonts w:ascii="Times New Roman" w:eastAsia="Times New Roman" w:hAnsi="Times New Roman" w:cs="Times New Roman"/>
            <w:sz w:val="24"/>
            <w:szCs w:val="24"/>
          </w:rPr>
          <w:t xml:space="preserve"> </w:t>
        </w:r>
      </w:hyperlink>
      <w:hyperlink r:id="rId57">
        <w:r>
          <w:rPr>
            <w:rFonts w:ascii="Times New Roman" w:eastAsia="Times New Roman" w:hAnsi="Times New Roman" w:cs="Times New Roman"/>
            <w:color w:val="1155CC"/>
            <w:sz w:val="24"/>
            <w:szCs w:val="24"/>
            <w:u w:val="single"/>
          </w:rPr>
          <w:t>https://doi.org/10.4319/lo.1998.43.4.0636</w:t>
        </w:r>
      </w:hyperlink>
    </w:p>
    <w:p w14:paraId="04C0D9FB"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Lin, A., Litaker, R.</w:t>
      </w:r>
      <w:proofErr w:type="gramStart"/>
      <w:r>
        <w:rPr>
          <w:rFonts w:ascii="Times New Roman" w:eastAsia="Times New Roman" w:hAnsi="Times New Roman" w:cs="Times New Roman"/>
          <w:sz w:val="24"/>
          <w:szCs w:val="24"/>
        </w:rPr>
        <w:t>W..</w:t>
      </w:r>
      <w:proofErr w:type="gramEnd"/>
      <w:r>
        <w:rPr>
          <w:rFonts w:ascii="Times New Roman" w:eastAsia="Times New Roman" w:hAnsi="Times New Roman" w:cs="Times New Roman"/>
          <w:sz w:val="24"/>
          <w:szCs w:val="24"/>
        </w:rPr>
        <w:t xml:space="preserve">, &amp; Sunda, W.G. (2016). Phosphorus Physiological Ecology and Molecular Mechanisms in Marine Phytoplankton. </w:t>
      </w:r>
      <w:r>
        <w:rPr>
          <w:rFonts w:ascii="Times New Roman" w:eastAsia="Times New Roman" w:hAnsi="Times New Roman" w:cs="Times New Roman"/>
          <w:i/>
          <w:sz w:val="24"/>
          <w:szCs w:val="24"/>
        </w:rPr>
        <w:t>Journal of Phycology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52</w:t>
      </w:r>
      <w:r>
        <w:rPr>
          <w:rFonts w:ascii="Times New Roman" w:eastAsia="Times New Roman" w:hAnsi="Times New Roman" w:cs="Times New Roman"/>
          <w:sz w:val="24"/>
          <w:szCs w:val="24"/>
        </w:rPr>
        <w:t xml:space="preserve">. 10-36. </w:t>
      </w:r>
      <w:hyperlink r:id="rId58">
        <w:r>
          <w:rPr>
            <w:rFonts w:ascii="Times New Roman" w:eastAsia="Times New Roman" w:hAnsi="Times New Roman" w:cs="Times New Roman"/>
            <w:color w:val="1155CC"/>
            <w:sz w:val="24"/>
            <w:szCs w:val="24"/>
            <w:u w:val="single"/>
          </w:rPr>
          <w:t>https://doi.org/10.1111/jpy.1236510</w:t>
        </w:r>
      </w:hyperlink>
      <w:r>
        <w:rPr>
          <w:rFonts w:ascii="Times New Roman" w:eastAsia="Times New Roman" w:hAnsi="Times New Roman" w:cs="Times New Roman"/>
          <w:sz w:val="24"/>
          <w:szCs w:val="24"/>
        </w:rPr>
        <w:t xml:space="preserve"> </w:t>
      </w:r>
    </w:p>
    <w:p w14:paraId="757726C8" w14:textId="77777777" w:rsidR="00120A1C" w:rsidRDefault="00120A1C">
      <w:pPr>
        <w:rPr>
          <w:rFonts w:ascii="Times New Roman" w:eastAsia="Times New Roman" w:hAnsi="Times New Roman" w:cs="Times New Roman"/>
          <w:sz w:val="24"/>
          <w:szCs w:val="24"/>
        </w:rPr>
      </w:pPr>
    </w:p>
    <w:p w14:paraId="7717B420"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Lind, P.R. &amp; </w:t>
      </w:r>
      <w:proofErr w:type="spellStart"/>
      <w:r>
        <w:rPr>
          <w:rFonts w:ascii="Times New Roman" w:eastAsia="Times New Roman" w:hAnsi="Times New Roman" w:cs="Times New Roman"/>
          <w:sz w:val="24"/>
          <w:szCs w:val="24"/>
        </w:rPr>
        <w:t>Jeyasingh</w:t>
      </w:r>
      <w:proofErr w:type="spellEnd"/>
      <w:r>
        <w:rPr>
          <w:rFonts w:ascii="Times New Roman" w:eastAsia="Times New Roman" w:hAnsi="Times New Roman" w:cs="Times New Roman"/>
          <w:sz w:val="24"/>
          <w:szCs w:val="24"/>
        </w:rPr>
        <w:t>, P.D. (2015). Genotypic differences in phosphorus use physiology in producers (</w:t>
      </w:r>
      <w:r>
        <w:rPr>
          <w:rFonts w:ascii="Times New Roman" w:eastAsia="Times New Roman" w:hAnsi="Times New Roman" w:cs="Times New Roman"/>
          <w:i/>
          <w:sz w:val="24"/>
          <w:szCs w:val="24"/>
        </w:rPr>
        <w:t xml:space="preserve">Chlamydomonas </w:t>
      </w:r>
      <w:proofErr w:type="spellStart"/>
      <w:r>
        <w:rPr>
          <w:rFonts w:ascii="Times New Roman" w:eastAsia="Times New Roman" w:hAnsi="Times New Roman" w:cs="Times New Roman"/>
          <w:i/>
          <w:sz w:val="24"/>
          <w:szCs w:val="24"/>
        </w:rPr>
        <w:t>reinhardtii</w:t>
      </w:r>
      <w:proofErr w:type="spellEnd"/>
      <w:r>
        <w:rPr>
          <w:rFonts w:ascii="Times New Roman" w:eastAsia="Times New Roman" w:hAnsi="Times New Roman" w:cs="Times New Roman"/>
          <w:sz w:val="24"/>
          <w:szCs w:val="24"/>
        </w:rPr>
        <w:t>) and consumers (</w:t>
      </w:r>
      <w:r>
        <w:rPr>
          <w:rFonts w:ascii="Times New Roman" w:eastAsia="Times New Roman" w:hAnsi="Times New Roman" w:cs="Times New Roman"/>
          <w:i/>
          <w:sz w:val="24"/>
          <w:szCs w:val="24"/>
        </w:rPr>
        <w:t xml:space="preserve">Daphnia </w:t>
      </w:r>
      <w:proofErr w:type="spellStart"/>
      <w:r>
        <w:rPr>
          <w:rFonts w:ascii="Times New Roman" w:eastAsia="Times New Roman" w:hAnsi="Times New Roman" w:cs="Times New Roman"/>
          <w:i/>
          <w:sz w:val="24"/>
          <w:szCs w:val="24"/>
        </w:rPr>
        <w:t>pulex</w:t>
      </w:r>
      <w:proofErr w:type="spellEnd"/>
      <w:r>
        <w:rPr>
          <w:rFonts w:ascii="Times New Roman" w:eastAsia="Times New Roman" w:hAnsi="Times New Roman" w:cs="Times New Roman"/>
          <w:sz w:val="24"/>
          <w:szCs w:val="24"/>
        </w:rPr>
        <w:t xml:space="preserve">) interacts to alter primary and secondary production. </w:t>
      </w:r>
      <w:r>
        <w:rPr>
          <w:rFonts w:ascii="Times New Roman" w:eastAsia="Times New Roman" w:hAnsi="Times New Roman" w:cs="Times New Roman"/>
          <w:i/>
          <w:sz w:val="24"/>
          <w:szCs w:val="24"/>
        </w:rPr>
        <w:t>Evolutionary Ecology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29</w:t>
      </w:r>
      <w:r>
        <w:rPr>
          <w:rFonts w:ascii="Times New Roman" w:eastAsia="Times New Roman" w:hAnsi="Times New Roman" w:cs="Times New Roman"/>
          <w:sz w:val="24"/>
          <w:szCs w:val="24"/>
        </w:rPr>
        <w:t xml:space="preserve">, 551-563. </w:t>
      </w:r>
      <w:hyperlink r:id="rId59">
        <w:r>
          <w:rPr>
            <w:rFonts w:ascii="Times New Roman" w:eastAsia="Times New Roman" w:hAnsi="Times New Roman" w:cs="Times New Roman"/>
            <w:color w:val="1155CC"/>
            <w:sz w:val="24"/>
            <w:szCs w:val="24"/>
            <w:u w:val="single"/>
          </w:rPr>
          <w:t>https://doi.org/10.1007/s10682-015-9760-0</w:t>
        </w:r>
      </w:hyperlink>
      <w:r>
        <w:rPr>
          <w:rFonts w:ascii="Times New Roman" w:eastAsia="Times New Roman" w:hAnsi="Times New Roman" w:cs="Times New Roman"/>
          <w:sz w:val="24"/>
          <w:szCs w:val="24"/>
        </w:rPr>
        <w:t xml:space="preserve"> </w:t>
      </w:r>
    </w:p>
    <w:p w14:paraId="63661800" w14:textId="77777777" w:rsidR="00120A1C"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Litchman, E., Klausmeier, C.A., Miller, J.R., Schofield, &amp; Falkowski, P.G. (2006). Multi-nutrient, multi-group model of present and future oceanic phytoplankton communities. </w:t>
      </w:r>
      <w:proofErr w:type="spellStart"/>
      <w:r>
        <w:rPr>
          <w:rFonts w:ascii="Times New Roman" w:eastAsia="Times New Roman" w:hAnsi="Times New Roman" w:cs="Times New Roman"/>
          <w:i/>
          <w:sz w:val="24"/>
          <w:szCs w:val="24"/>
        </w:rPr>
        <w:t>Biogeosciences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w:t>
      </w:r>
      <w:r>
        <w:rPr>
          <w:rFonts w:ascii="Times New Roman" w:eastAsia="Times New Roman" w:hAnsi="Times New Roman" w:cs="Times New Roman"/>
          <w:sz w:val="24"/>
          <w:szCs w:val="24"/>
        </w:rPr>
        <w:t>(4), 585-606.</w:t>
      </w:r>
      <w:hyperlink r:id="rId60">
        <w:r>
          <w:rPr>
            <w:rFonts w:ascii="Times New Roman" w:eastAsia="Times New Roman" w:hAnsi="Times New Roman" w:cs="Times New Roman"/>
            <w:sz w:val="24"/>
            <w:szCs w:val="24"/>
          </w:rPr>
          <w:t xml:space="preserve"> </w:t>
        </w:r>
      </w:hyperlink>
      <w:hyperlink r:id="rId61">
        <w:r>
          <w:rPr>
            <w:rFonts w:ascii="Times New Roman" w:eastAsia="Times New Roman" w:hAnsi="Times New Roman" w:cs="Times New Roman"/>
            <w:color w:val="1155CC"/>
            <w:sz w:val="24"/>
            <w:szCs w:val="24"/>
            <w:u w:val="single"/>
          </w:rPr>
          <w:t>https://doi.org/10.5194/bg-3-585-2006</w:t>
        </w:r>
      </w:hyperlink>
    </w:p>
    <w:p w14:paraId="5EB392E3" w14:textId="77777777" w:rsidR="00120A1C"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Litchman, E. &amp; Klausmeier, C.A. (2008). Trait-Based Community Ecology of Phytoplankton. </w:t>
      </w:r>
      <w:r>
        <w:rPr>
          <w:rFonts w:ascii="Times New Roman" w:eastAsia="Times New Roman" w:hAnsi="Times New Roman" w:cs="Times New Roman"/>
          <w:i/>
          <w:sz w:val="24"/>
          <w:szCs w:val="24"/>
        </w:rPr>
        <w:t>Annual Review of Ecology, Evolution, and Systematics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39</w:t>
      </w:r>
      <w:r>
        <w:rPr>
          <w:rFonts w:ascii="Times New Roman" w:eastAsia="Times New Roman" w:hAnsi="Times New Roman" w:cs="Times New Roman"/>
          <w:sz w:val="24"/>
          <w:szCs w:val="24"/>
        </w:rPr>
        <w:t>, 615-639.</w:t>
      </w:r>
      <w:hyperlink r:id="rId62">
        <w:r>
          <w:rPr>
            <w:rFonts w:ascii="Times New Roman" w:eastAsia="Times New Roman" w:hAnsi="Times New Roman" w:cs="Times New Roman"/>
            <w:sz w:val="24"/>
            <w:szCs w:val="24"/>
          </w:rPr>
          <w:t xml:space="preserve"> </w:t>
        </w:r>
      </w:hyperlink>
      <w:hyperlink r:id="rId63">
        <w:r>
          <w:rPr>
            <w:rFonts w:ascii="Times New Roman" w:eastAsia="Times New Roman" w:hAnsi="Times New Roman" w:cs="Times New Roman"/>
            <w:color w:val="1155CC"/>
            <w:sz w:val="24"/>
            <w:szCs w:val="24"/>
            <w:u w:val="single"/>
          </w:rPr>
          <w:t>https://jstor.org/stable/30245179</w:t>
        </w:r>
      </w:hyperlink>
    </w:p>
    <w:p w14:paraId="2A16F4F8" w14:textId="77777777" w:rsidR="00120A1C"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Mackey, K.R.M., Labiosa, R.G., Calhoun, M., Street, J.H., Post, A.F., &amp; Paytan, A. (2007). Phosphorus availability, phytoplankton community dynamics, and taxon-specific phosphorus status in the Gulf of Aqaba, Red Sea.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52</w:t>
      </w:r>
      <w:r>
        <w:rPr>
          <w:rFonts w:ascii="Times New Roman" w:eastAsia="Times New Roman" w:hAnsi="Times New Roman" w:cs="Times New Roman"/>
          <w:sz w:val="24"/>
          <w:szCs w:val="24"/>
        </w:rPr>
        <w:t>(2), 873-885.</w:t>
      </w:r>
      <w:hyperlink r:id="rId64">
        <w:r>
          <w:rPr>
            <w:rFonts w:ascii="Times New Roman" w:eastAsia="Times New Roman" w:hAnsi="Times New Roman" w:cs="Times New Roman"/>
            <w:sz w:val="24"/>
            <w:szCs w:val="24"/>
          </w:rPr>
          <w:t xml:space="preserve"> </w:t>
        </w:r>
      </w:hyperlink>
      <w:hyperlink r:id="rId65">
        <w:r>
          <w:rPr>
            <w:rFonts w:ascii="Times New Roman" w:eastAsia="Times New Roman" w:hAnsi="Times New Roman" w:cs="Times New Roman"/>
            <w:color w:val="1155CC"/>
            <w:sz w:val="24"/>
            <w:szCs w:val="24"/>
            <w:u w:val="single"/>
          </w:rPr>
          <w:t>https://doi.org/10.4319/lo.2007.52.2.0873</w:t>
        </w:r>
      </w:hyperlink>
    </w:p>
    <w:p w14:paraId="4DC09427"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Mackey, M., Mackey, D., Higgins, H.W., &amp; Wright, S. (1996). </w:t>
      </w:r>
      <w:proofErr w:type="spellStart"/>
      <w:r>
        <w:rPr>
          <w:rFonts w:ascii="Times New Roman" w:eastAsia="Times New Roman" w:hAnsi="Times New Roman" w:cs="Times New Roman"/>
          <w:sz w:val="24"/>
          <w:szCs w:val="24"/>
        </w:rPr>
        <w:t>ChemTax</w:t>
      </w:r>
      <w:proofErr w:type="spellEnd"/>
      <w:r>
        <w:rPr>
          <w:rFonts w:ascii="Times New Roman" w:eastAsia="Times New Roman" w:hAnsi="Times New Roman" w:cs="Times New Roman"/>
          <w:sz w:val="24"/>
          <w:szCs w:val="24"/>
        </w:rPr>
        <w:t xml:space="preserve"> - a program for estimating class abundances from chemical markers: application to HPLC measurements of phytoplankton. </w:t>
      </w:r>
      <w:r>
        <w:rPr>
          <w:rFonts w:ascii="Times New Roman" w:eastAsia="Times New Roman" w:hAnsi="Times New Roman" w:cs="Times New Roman"/>
          <w:i/>
          <w:sz w:val="24"/>
          <w:szCs w:val="24"/>
        </w:rPr>
        <w:t>Marine Ecology Progress Series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144</w:t>
      </w:r>
      <w:r>
        <w:rPr>
          <w:rFonts w:ascii="Times New Roman" w:eastAsia="Times New Roman" w:hAnsi="Times New Roman" w:cs="Times New Roman"/>
          <w:sz w:val="24"/>
          <w:szCs w:val="24"/>
        </w:rPr>
        <w:t xml:space="preserve">, 265–283. </w:t>
      </w:r>
      <w:hyperlink r:id="rId66">
        <w:r>
          <w:rPr>
            <w:rFonts w:ascii="Times New Roman" w:eastAsia="Times New Roman" w:hAnsi="Times New Roman" w:cs="Times New Roman"/>
            <w:color w:val="1155CC"/>
            <w:sz w:val="24"/>
            <w:szCs w:val="24"/>
            <w:u w:val="single"/>
          </w:rPr>
          <w:t>https://doi.org/10.3354/meps144265</w:t>
        </w:r>
      </w:hyperlink>
      <w:r>
        <w:rPr>
          <w:rFonts w:ascii="Times New Roman" w:eastAsia="Times New Roman" w:hAnsi="Times New Roman" w:cs="Times New Roman"/>
          <w:sz w:val="24"/>
          <w:szCs w:val="24"/>
        </w:rPr>
        <w:t xml:space="preserve"> </w:t>
      </w:r>
    </w:p>
    <w:p w14:paraId="70006FA3" w14:textId="77777777" w:rsidR="00120A1C" w:rsidRDefault="00120A1C">
      <w:pPr>
        <w:rPr>
          <w:rFonts w:ascii="Times New Roman" w:eastAsia="Times New Roman" w:hAnsi="Times New Roman" w:cs="Times New Roman"/>
          <w:sz w:val="24"/>
          <w:szCs w:val="24"/>
        </w:rPr>
      </w:pPr>
    </w:p>
    <w:p w14:paraId="5BC7A764"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Malzahn, A.M., &amp; Boersma, M. (2012). Effects of poor food quality on copepod growth are dose dependent and non-reversible. </w:t>
      </w:r>
      <w:r>
        <w:rPr>
          <w:rFonts w:ascii="Times New Roman" w:eastAsia="Times New Roman" w:hAnsi="Times New Roman" w:cs="Times New Roman"/>
          <w:i/>
          <w:sz w:val="24"/>
          <w:szCs w:val="24"/>
        </w:rPr>
        <w:t>Oikos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121</w:t>
      </w:r>
      <w:r>
        <w:rPr>
          <w:rFonts w:ascii="Times New Roman" w:eastAsia="Times New Roman" w:hAnsi="Times New Roman" w:cs="Times New Roman"/>
          <w:sz w:val="24"/>
          <w:szCs w:val="24"/>
        </w:rPr>
        <w:t xml:space="preserve">, 1408-1416. </w:t>
      </w:r>
      <w:hyperlink r:id="rId67">
        <w:r>
          <w:rPr>
            <w:rFonts w:ascii="Times New Roman" w:eastAsia="Times New Roman" w:hAnsi="Times New Roman" w:cs="Times New Roman"/>
            <w:color w:val="1155CC"/>
            <w:sz w:val="24"/>
            <w:szCs w:val="24"/>
            <w:u w:val="single"/>
          </w:rPr>
          <w:t>https://doi.org/10.1111/j.1600-0706.2011.20186.x</w:t>
        </w:r>
      </w:hyperlink>
    </w:p>
    <w:p w14:paraId="156D85D1" w14:textId="77777777" w:rsidR="00120A1C" w:rsidRDefault="00120A1C">
      <w:pPr>
        <w:rPr>
          <w:rFonts w:ascii="Times New Roman" w:eastAsia="Times New Roman" w:hAnsi="Times New Roman" w:cs="Times New Roman"/>
          <w:sz w:val="24"/>
          <w:szCs w:val="24"/>
        </w:rPr>
      </w:pPr>
    </w:p>
    <w:p w14:paraId="25B35847"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Malzahn, A.M., </w:t>
      </w:r>
      <w:proofErr w:type="spellStart"/>
      <w:r>
        <w:rPr>
          <w:rFonts w:ascii="Times New Roman" w:eastAsia="Times New Roman" w:hAnsi="Times New Roman" w:cs="Times New Roman"/>
          <w:sz w:val="24"/>
          <w:szCs w:val="24"/>
        </w:rPr>
        <w:t>Hantzsche</w:t>
      </w:r>
      <w:proofErr w:type="spellEnd"/>
      <w:r>
        <w:rPr>
          <w:rFonts w:ascii="Times New Roman" w:eastAsia="Times New Roman" w:hAnsi="Times New Roman" w:cs="Times New Roman"/>
          <w:sz w:val="24"/>
          <w:szCs w:val="24"/>
        </w:rPr>
        <w:t xml:space="preserve">, F., </w:t>
      </w:r>
      <w:proofErr w:type="spellStart"/>
      <w:r>
        <w:rPr>
          <w:rFonts w:ascii="Times New Roman" w:eastAsia="Times New Roman" w:hAnsi="Times New Roman" w:cs="Times New Roman"/>
          <w:sz w:val="24"/>
          <w:szCs w:val="24"/>
        </w:rPr>
        <w:t>Schoo</w:t>
      </w:r>
      <w:proofErr w:type="spellEnd"/>
      <w:r>
        <w:rPr>
          <w:rFonts w:ascii="Times New Roman" w:eastAsia="Times New Roman" w:hAnsi="Times New Roman" w:cs="Times New Roman"/>
          <w:sz w:val="24"/>
          <w:szCs w:val="24"/>
        </w:rPr>
        <w:t xml:space="preserve">, K.L., Boersma, M., &amp; Aberle, N. (2010). Differential effects of nutrient-limited primary production on primary, secondary, or tertiary consumers. </w:t>
      </w:r>
      <w:proofErr w:type="spellStart"/>
      <w:r>
        <w:rPr>
          <w:rFonts w:ascii="Times New Roman" w:eastAsia="Times New Roman" w:hAnsi="Times New Roman" w:cs="Times New Roman"/>
          <w:i/>
          <w:sz w:val="24"/>
          <w:szCs w:val="24"/>
        </w:rPr>
        <w:t>Oecologia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162</w:t>
      </w:r>
      <w:r>
        <w:rPr>
          <w:rFonts w:ascii="Times New Roman" w:eastAsia="Times New Roman" w:hAnsi="Times New Roman" w:cs="Times New Roman"/>
          <w:sz w:val="24"/>
          <w:szCs w:val="24"/>
        </w:rPr>
        <w:t xml:space="preserve">, 35-48. </w:t>
      </w:r>
      <w:hyperlink r:id="rId68">
        <w:r>
          <w:rPr>
            <w:rFonts w:ascii="Times New Roman" w:eastAsia="Times New Roman" w:hAnsi="Times New Roman" w:cs="Times New Roman"/>
            <w:color w:val="1155CC"/>
            <w:sz w:val="24"/>
            <w:szCs w:val="24"/>
            <w:u w:val="single"/>
          </w:rPr>
          <w:t>https://10.1007/s00442-009-1458-y</w:t>
        </w:r>
      </w:hyperlink>
    </w:p>
    <w:p w14:paraId="6C4E5BDB" w14:textId="77777777" w:rsidR="00120A1C" w:rsidRDefault="00120A1C">
      <w:pPr>
        <w:rPr>
          <w:rFonts w:ascii="Times New Roman" w:eastAsia="Times New Roman" w:hAnsi="Times New Roman" w:cs="Times New Roman"/>
          <w:sz w:val="24"/>
          <w:szCs w:val="24"/>
        </w:rPr>
      </w:pPr>
    </w:p>
    <w:p w14:paraId="1526C604"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Maxwell, K. &amp; Johnson, G.N. (2000). Chlorophyll fluorescence–a practical guide. </w:t>
      </w:r>
      <w:r>
        <w:rPr>
          <w:rFonts w:ascii="Times New Roman" w:eastAsia="Times New Roman" w:hAnsi="Times New Roman" w:cs="Times New Roman"/>
          <w:i/>
          <w:sz w:val="24"/>
          <w:szCs w:val="24"/>
        </w:rPr>
        <w:t>Journal of Experimental Botany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51</w:t>
      </w:r>
      <w:r>
        <w:rPr>
          <w:rFonts w:ascii="Times New Roman" w:eastAsia="Times New Roman" w:hAnsi="Times New Roman" w:cs="Times New Roman"/>
          <w:sz w:val="24"/>
          <w:szCs w:val="24"/>
        </w:rPr>
        <w:t xml:space="preserve">(345), 659-668. </w:t>
      </w:r>
      <w:hyperlink r:id="rId69">
        <w:r>
          <w:rPr>
            <w:rFonts w:ascii="Times New Roman" w:eastAsia="Times New Roman" w:hAnsi="Times New Roman" w:cs="Times New Roman"/>
            <w:color w:val="1155CC"/>
            <w:sz w:val="24"/>
            <w:szCs w:val="24"/>
            <w:u w:val="single"/>
          </w:rPr>
          <w:t>https://doi.org/10.1093/jexbot/51.345.659</w:t>
        </w:r>
      </w:hyperlink>
      <w:r>
        <w:rPr>
          <w:rFonts w:ascii="Times New Roman" w:eastAsia="Times New Roman" w:hAnsi="Times New Roman" w:cs="Times New Roman"/>
          <w:sz w:val="24"/>
          <w:szCs w:val="24"/>
        </w:rPr>
        <w:t xml:space="preserve"> </w:t>
      </w:r>
    </w:p>
    <w:p w14:paraId="0B8738D6" w14:textId="77777777" w:rsidR="00120A1C" w:rsidRDefault="00120A1C">
      <w:pPr>
        <w:rPr>
          <w:rFonts w:ascii="Times New Roman" w:eastAsia="Times New Roman" w:hAnsi="Times New Roman" w:cs="Times New Roman"/>
          <w:sz w:val="24"/>
          <w:szCs w:val="24"/>
        </w:rPr>
      </w:pPr>
    </w:p>
    <w:p w14:paraId="5D9C11C1"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Moore, C.M., Mills, M.M., Langlois, R., Milne, A., Achterberg, E.P., La Roche, J., &amp; Geider, R.J. (2008). Relative influence of nitrogen and phosphorus availability on phytoplankton physiology and productivity in the oligotrophic sub-tropical North Atlantic Ocean.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53</w:t>
      </w:r>
      <w:r>
        <w:rPr>
          <w:rFonts w:ascii="Times New Roman" w:eastAsia="Times New Roman" w:hAnsi="Times New Roman" w:cs="Times New Roman"/>
          <w:sz w:val="24"/>
          <w:szCs w:val="24"/>
        </w:rPr>
        <w:t xml:space="preserve">(1), 291-305. </w:t>
      </w:r>
      <w:hyperlink r:id="rId70">
        <w:r>
          <w:rPr>
            <w:rFonts w:ascii="Times New Roman" w:eastAsia="Times New Roman" w:hAnsi="Times New Roman" w:cs="Times New Roman"/>
            <w:color w:val="1155CC"/>
            <w:sz w:val="24"/>
            <w:szCs w:val="24"/>
            <w:u w:val="single"/>
          </w:rPr>
          <w:t>https://doi.org/10.4319/lo.2008.53.1.0291</w:t>
        </w:r>
      </w:hyperlink>
    </w:p>
    <w:p w14:paraId="4761F2CD" w14:textId="77777777" w:rsidR="00120A1C" w:rsidRDefault="00120A1C">
      <w:pPr>
        <w:rPr>
          <w:rFonts w:ascii="Times New Roman" w:eastAsia="Times New Roman" w:hAnsi="Times New Roman" w:cs="Times New Roman"/>
          <w:sz w:val="24"/>
          <w:szCs w:val="24"/>
        </w:rPr>
      </w:pPr>
    </w:p>
    <w:p w14:paraId="13AC8C93"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Morris, J.T. (2000). Effects of Sea-level Anomalies on Estuarine Processes. In J. Hobbie (Ed.), </w:t>
      </w:r>
      <w:r>
        <w:rPr>
          <w:rFonts w:ascii="Times New Roman" w:eastAsia="Times New Roman" w:hAnsi="Times New Roman" w:cs="Times New Roman"/>
          <w:i/>
          <w:sz w:val="24"/>
          <w:szCs w:val="24"/>
        </w:rPr>
        <w:t xml:space="preserve">Estuarine Science: A Synthetic Approach to Research and Practice </w:t>
      </w:r>
      <w:r>
        <w:rPr>
          <w:rFonts w:ascii="Times New Roman" w:eastAsia="Times New Roman" w:hAnsi="Times New Roman" w:cs="Times New Roman"/>
          <w:sz w:val="24"/>
          <w:szCs w:val="24"/>
        </w:rPr>
        <w:t>(pp. 107-127). Island Press.</w:t>
      </w:r>
    </w:p>
    <w:p w14:paraId="5D999EAB" w14:textId="77777777" w:rsidR="00120A1C"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Murrell, M.C., Stanley, R.S., Lores, E.M., DiDonato, G.T., Smith, L.M., &amp; Flemer, D.A. (2002). Evidence that Phosphorus Limits Phytoplankton Growth in a Gulf of Mexico Estuary: Pensacola Bay, Florida, USA. </w:t>
      </w:r>
      <w:r>
        <w:rPr>
          <w:rFonts w:ascii="Times New Roman" w:eastAsia="Times New Roman" w:hAnsi="Times New Roman" w:cs="Times New Roman"/>
          <w:i/>
          <w:sz w:val="24"/>
          <w:szCs w:val="24"/>
        </w:rPr>
        <w:t>Bulletin of Marine 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70</w:t>
      </w:r>
      <w:r>
        <w:rPr>
          <w:rFonts w:ascii="Times New Roman" w:eastAsia="Times New Roman" w:hAnsi="Times New Roman" w:cs="Times New Roman"/>
          <w:sz w:val="24"/>
          <w:szCs w:val="24"/>
        </w:rPr>
        <w:t>(1), 155-167.</w:t>
      </w:r>
    </w:p>
    <w:p w14:paraId="6968F9F5" w14:textId="77777777" w:rsidR="00120A1C"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Myers, V.B., &amp; Iverson, R.I. (1981). Phosphorus and Nitrogen Limited Phytoplankton Productivity in Northeastern Gulf of Mexico Coastal Estuaries. In: Neilson, B.J., Cronin, L.E. (eds) Estuaries and Nutrients. Contemporary Issues in Science and Society. Humana Press.</w:t>
      </w:r>
      <w:hyperlink r:id="rId71">
        <w:r>
          <w:rPr>
            <w:rFonts w:ascii="Times New Roman" w:eastAsia="Times New Roman" w:hAnsi="Times New Roman" w:cs="Times New Roman"/>
            <w:sz w:val="24"/>
            <w:szCs w:val="24"/>
          </w:rPr>
          <w:t xml:space="preserve"> </w:t>
        </w:r>
      </w:hyperlink>
      <w:hyperlink r:id="rId72">
        <w:r>
          <w:rPr>
            <w:rFonts w:ascii="Times New Roman" w:eastAsia="Times New Roman" w:hAnsi="Times New Roman" w:cs="Times New Roman"/>
            <w:color w:val="1155CC"/>
            <w:sz w:val="24"/>
            <w:szCs w:val="24"/>
            <w:u w:val="single"/>
          </w:rPr>
          <w:t>https://doi.org/10.1007/978-1-4612-5826-1_29</w:t>
        </w:r>
      </w:hyperlink>
    </w:p>
    <w:p w14:paraId="7B4A2529" w14:textId="77777777" w:rsidR="00120A1C"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NOAA National Estuarine Research Reserve System (NERRS). System-wide Monitoring Program. Data accessed from the NOAA NERRS Centralized Data Management Office website: http://cdmo.baruch.sc.edu/; accessed 3 November 2022.</w:t>
      </w:r>
    </w:p>
    <w:p w14:paraId="66808B15"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Parker, A.E., Hogue, V.E., Wilkerson, F.P., &amp; Dugdale, R.C. (2012). The effect of inorganic nitrogen speciation on primary production in the San Francisco Estuary. </w:t>
      </w:r>
      <w:r>
        <w:rPr>
          <w:rFonts w:ascii="Times New Roman" w:eastAsia="Times New Roman" w:hAnsi="Times New Roman" w:cs="Times New Roman"/>
          <w:i/>
          <w:sz w:val="24"/>
          <w:szCs w:val="24"/>
        </w:rPr>
        <w:t>Estuarine, Coastal and Shelf 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104</w:t>
      </w:r>
      <w:r>
        <w:rPr>
          <w:rFonts w:ascii="Times New Roman" w:eastAsia="Times New Roman" w:hAnsi="Times New Roman" w:cs="Times New Roman"/>
          <w:sz w:val="24"/>
          <w:szCs w:val="24"/>
        </w:rPr>
        <w:t xml:space="preserve">, 91-101. </w:t>
      </w:r>
      <w:hyperlink r:id="rId73">
        <w:r>
          <w:rPr>
            <w:rFonts w:ascii="Times New Roman" w:eastAsia="Times New Roman" w:hAnsi="Times New Roman" w:cs="Times New Roman"/>
            <w:color w:val="1155CC"/>
            <w:sz w:val="24"/>
            <w:szCs w:val="24"/>
            <w:u w:val="single"/>
          </w:rPr>
          <w:t>https://doi.org/10.1016/j.ecss.2012.04.001</w:t>
        </w:r>
      </w:hyperlink>
    </w:p>
    <w:p w14:paraId="6C6481C3" w14:textId="77777777" w:rsidR="00120A1C" w:rsidRDefault="00120A1C">
      <w:pPr>
        <w:rPr>
          <w:rFonts w:ascii="Times New Roman" w:eastAsia="Times New Roman" w:hAnsi="Times New Roman" w:cs="Times New Roman"/>
          <w:sz w:val="24"/>
          <w:szCs w:val="24"/>
        </w:rPr>
      </w:pPr>
    </w:p>
    <w:p w14:paraId="66D30D93"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Parkhill, J., MAillet, G., &amp; Cullen, J.J. (2001). Fluorescence-Based Maximal Quantum Yield for PSII as a Diagnostic of Nutrient Stress. </w:t>
      </w:r>
      <w:r>
        <w:rPr>
          <w:rFonts w:ascii="Times New Roman" w:eastAsia="Times New Roman" w:hAnsi="Times New Roman" w:cs="Times New Roman"/>
          <w:i/>
          <w:sz w:val="24"/>
          <w:szCs w:val="24"/>
        </w:rPr>
        <w:t>Journal of Phycology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34</w:t>
      </w:r>
      <w:r>
        <w:rPr>
          <w:rFonts w:ascii="Times New Roman" w:eastAsia="Times New Roman" w:hAnsi="Times New Roman" w:cs="Times New Roman"/>
          <w:sz w:val="24"/>
          <w:szCs w:val="24"/>
        </w:rPr>
        <w:t xml:space="preserve">(4), 517-529. </w:t>
      </w:r>
      <w:hyperlink r:id="rId74">
        <w:r>
          <w:rPr>
            <w:rFonts w:ascii="Times New Roman" w:eastAsia="Times New Roman" w:hAnsi="Times New Roman" w:cs="Times New Roman"/>
            <w:color w:val="1155CC"/>
            <w:sz w:val="24"/>
            <w:szCs w:val="24"/>
            <w:u w:val="single"/>
          </w:rPr>
          <w:t>https://doi.org/10.1046/j.1529-8817.2001.037004517.x</w:t>
        </w:r>
      </w:hyperlink>
      <w:r>
        <w:rPr>
          <w:rFonts w:ascii="Times New Roman" w:eastAsia="Times New Roman" w:hAnsi="Times New Roman" w:cs="Times New Roman"/>
          <w:sz w:val="24"/>
          <w:szCs w:val="24"/>
        </w:rPr>
        <w:t xml:space="preserve"> </w:t>
      </w:r>
    </w:p>
    <w:p w14:paraId="49BCA46E" w14:textId="77777777" w:rsidR="00120A1C" w:rsidRDefault="00120A1C">
      <w:pPr>
        <w:rPr>
          <w:rFonts w:ascii="Times New Roman" w:eastAsia="Times New Roman" w:hAnsi="Times New Roman" w:cs="Times New Roman"/>
          <w:sz w:val="24"/>
          <w:szCs w:val="24"/>
        </w:rPr>
      </w:pPr>
    </w:p>
    <w:p w14:paraId="64FCFC9B"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Pedersen, M.F. (1995). Nitrogen Limitation of Photosynthesis and Growth: Comparison Across Aquatic Plant Communities in a Danish Estuary (Roskilde Fjord). </w:t>
      </w:r>
      <w:r>
        <w:rPr>
          <w:rFonts w:ascii="Times New Roman" w:eastAsia="Times New Roman" w:hAnsi="Times New Roman" w:cs="Times New Roman"/>
          <w:i/>
          <w:sz w:val="24"/>
          <w:szCs w:val="24"/>
        </w:rPr>
        <w:t>Ophelia</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41</w:t>
      </w:r>
      <w:r>
        <w:rPr>
          <w:rFonts w:ascii="Times New Roman" w:eastAsia="Times New Roman" w:hAnsi="Times New Roman" w:cs="Times New Roman"/>
          <w:sz w:val="24"/>
          <w:szCs w:val="24"/>
        </w:rPr>
        <w:t xml:space="preserve">, 261-272. </w:t>
      </w:r>
    </w:p>
    <w:p w14:paraId="5873AEAF" w14:textId="77777777" w:rsidR="00120A1C" w:rsidRDefault="00120A1C">
      <w:pPr>
        <w:rPr>
          <w:rFonts w:ascii="Times New Roman" w:eastAsia="Times New Roman" w:hAnsi="Times New Roman" w:cs="Times New Roman"/>
          <w:sz w:val="24"/>
          <w:szCs w:val="24"/>
        </w:rPr>
      </w:pPr>
    </w:p>
    <w:p w14:paraId="69014A63"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Pennock, J.R. &amp; Sharp, J.H. (1994). Temporal alternation between light- and nutrient-</w:t>
      </w:r>
      <w:proofErr w:type="gramStart"/>
      <w:r>
        <w:rPr>
          <w:rFonts w:ascii="Times New Roman" w:eastAsia="Times New Roman" w:hAnsi="Times New Roman" w:cs="Times New Roman"/>
          <w:sz w:val="24"/>
          <w:szCs w:val="24"/>
        </w:rPr>
        <w:t>limitation</w:t>
      </w:r>
      <w:proofErr w:type="gramEnd"/>
      <w:r>
        <w:rPr>
          <w:rFonts w:ascii="Times New Roman" w:eastAsia="Times New Roman" w:hAnsi="Times New Roman" w:cs="Times New Roman"/>
          <w:sz w:val="24"/>
          <w:szCs w:val="24"/>
        </w:rPr>
        <w:t xml:space="preserve"> of phytoplankton production in a coastal plain estuary. </w:t>
      </w:r>
      <w:r>
        <w:rPr>
          <w:rFonts w:ascii="Times New Roman" w:eastAsia="Times New Roman" w:hAnsi="Times New Roman" w:cs="Times New Roman"/>
          <w:i/>
          <w:sz w:val="24"/>
          <w:szCs w:val="24"/>
        </w:rPr>
        <w:t>Marine Ecology Progress Series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111</w:t>
      </w:r>
      <w:r>
        <w:rPr>
          <w:rFonts w:ascii="Times New Roman" w:eastAsia="Times New Roman" w:hAnsi="Times New Roman" w:cs="Times New Roman"/>
          <w:sz w:val="24"/>
          <w:szCs w:val="24"/>
        </w:rPr>
        <w:t xml:space="preserve">, 275-288. </w:t>
      </w:r>
    </w:p>
    <w:p w14:paraId="718F977F" w14:textId="77777777" w:rsidR="00120A1C" w:rsidRDefault="00120A1C">
      <w:pPr>
        <w:rPr>
          <w:rFonts w:ascii="Times New Roman" w:eastAsia="Times New Roman" w:hAnsi="Times New Roman" w:cs="Times New Roman"/>
          <w:sz w:val="24"/>
          <w:szCs w:val="24"/>
        </w:rPr>
      </w:pPr>
    </w:p>
    <w:p w14:paraId="2CB3D3AE"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Pinckney, J.L., Millie, </w:t>
      </w:r>
      <w:proofErr w:type="gramStart"/>
      <w:r>
        <w:rPr>
          <w:rFonts w:ascii="Times New Roman" w:eastAsia="Times New Roman" w:hAnsi="Times New Roman" w:cs="Times New Roman"/>
          <w:sz w:val="24"/>
          <w:szCs w:val="24"/>
        </w:rPr>
        <w:t>D.F..</w:t>
      </w:r>
      <w:proofErr w:type="gramEnd"/>
      <w:r>
        <w:rPr>
          <w:rFonts w:ascii="Times New Roman" w:eastAsia="Times New Roman" w:hAnsi="Times New Roman" w:cs="Times New Roman"/>
          <w:sz w:val="24"/>
          <w:szCs w:val="24"/>
        </w:rPr>
        <w:t xml:space="preserve"> Howe, K.E., </w:t>
      </w:r>
      <w:proofErr w:type="spellStart"/>
      <w:r>
        <w:rPr>
          <w:rFonts w:ascii="Times New Roman" w:eastAsia="Times New Roman" w:hAnsi="Times New Roman" w:cs="Times New Roman"/>
          <w:sz w:val="24"/>
          <w:szCs w:val="24"/>
        </w:rPr>
        <w:t>Paerl</w:t>
      </w:r>
      <w:proofErr w:type="spellEnd"/>
      <w:r>
        <w:rPr>
          <w:rFonts w:ascii="Times New Roman" w:eastAsia="Times New Roman" w:hAnsi="Times New Roman" w:cs="Times New Roman"/>
          <w:sz w:val="24"/>
          <w:szCs w:val="24"/>
        </w:rPr>
        <w:t xml:space="preserve">, H.W., &amp; Hurley, J.P. (1996). Flow scintillation counting of 14C-labeled microalgal photosynthetic pigments. </w:t>
      </w:r>
      <w:r>
        <w:rPr>
          <w:rFonts w:ascii="Times New Roman" w:eastAsia="Times New Roman" w:hAnsi="Times New Roman" w:cs="Times New Roman"/>
          <w:i/>
          <w:sz w:val="24"/>
          <w:szCs w:val="24"/>
        </w:rPr>
        <w:t>Journal of Plankton Research</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18</w:t>
      </w:r>
      <w:r>
        <w:rPr>
          <w:rFonts w:ascii="Times New Roman" w:eastAsia="Times New Roman" w:hAnsi="Times New Roman" w:cs="Times New Roman"/>
          <w:sz w:val="24"/>
          <w:szCs w:val="24"/>
        </w:rPr>
        <w:t>, 1867–1910.</w:t>
      </w:r>
    </w:p>
    <w:p w14:paraId="09CC8D76" w14:textId="77777777" w:rsidR="00120A1C" w:rsidRDefault="00120A1C">
      <w:pPr>
        <w:rPr>
          <w:rFonts w:ascii="Times New Roman" w:eastAsia="Times New Roman" w:hAnsi="Times New Roman" w:cs="Times New Roman"/>
          <w:sz w:val="24"/>
          <w:szCs w:val="24"/>
        </w:rPr>
      </w:pPr>
    </w:p>
    <w:p w14:paraId="075B93C7"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Pinckney, J.L., Richardson, T.L., Millie, D.F., &amp; </w:t>
      </w:r>
      <w:proofErr w:type="spellStart"/>
      <w:r>
        <w:rPr>
          <w:rFonts w:ascii="Times New Roman" w:eastAsia="Times New Roman" w:hAnsi="Times New Roman" w:cs="Times New Roman"/>
          <w:sz w:val="24"/>
          <w:szCs w:val="24"/>
        </w:rPr>
        <w:t>Paerl</w:t>
      </w:r>
      <w:proofErr w:type="spellEnd"/>
      <w:r>
        <w:rPr>
          <w:rFonts w:ascii="Times New Roman" w:eastAsia="Times New Roman" w:hAnsi="Times New Roman" w:cs="Times New Roman"/>
          <w:sz w:val="24"/>
          <w:szCs w:val="24"/>
        </w:rPr>
        <w:t xml:space="preserve">, H.W. (2001). Application of photopigment biomarkers for quantifying microalgal community composition and in situ growth rates. </w:t>
      </w:r>
      <w:r>
        <w:rPr>
          <w:rFonts w:ascii="Times New Roman" w:eastAsia="Times New Roman" w:hAnsi="Times New Roman" w:cs="Times New Roman"/>
          <w:i/>
          <w:sz w:val="24"/>
          <w:szCs w:val="24"/>
        </w:rPr>
        <w:t>Organic Geochemistry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32</w:t>
      </w:r>
      <w:r>
        <w:rPr>
          <w:rFonts w:ascii="Times New Roman" w:eastAsia="Times New Roman" w:hAnsi="Times New Roman" w:cs="Times New Roman"/>
          <w:sz w:val="24"/>
          <w:szCs w:val="24"/>
        </w:rPr>
        <w:t xml:space="preserve">(4), 585–595. </w:t>
      </w:r>
      <w:hyperlink r:id="rId75">
        <w:r>
          <w:rPr>
            <w:rFonts w:ascii="Times New Roman" w:eastAsia="Times New Roman" w:hAnsi="Times New Roman" w:cs="Times New Roman"/>
            <w:color w:val="1155CC"/>
            <w:sz w:val="24"/>
            <w:szCs w:val="24"/>
            <w:u w:val="single"/>
          </w:rPr>
          <w:t>https://doi.org/10.1016/S0146-6380(00)00196-0</w:t>
        </w:r>
      </w:hyperlink>
      <w:r>
        <w:rPr>
          <w:rFonts w:ascii="Times New Roman" w:eastAsia="Times New Roman" w:hAnsi="Times New Roman" w:cs="Times New Roman"/>
          <w:sz w:val="24"/>
          <w:szCs w:val="24"/>
        </w:rPr>
        <w:t xml:space="preserve"> </w:t>
      </w:r>
    </w:p>
    <w:p w14:paraId="5F40FDB3" w14:textId="77777777" w:rsidR="00120A1C"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Quigg, A., Irwin, A.J., &amp; Finkel, Z.V. (2011). Evolutionary inheritance of elemental stoichiometry in phytoplankton. </w:t>
      </w:r>
      <w:r>
        <w:rPr>
          <w:rFonts w:ascii="Times New Roman" w:eastAsia="Times New Roman" w:hAnsi="Times New Roman" w:cs="Times New Roman"/>
          <w:i/>
          <w:sz w:val="24"/>
          <w:szCs w:val="24"/>
        </w:rPr>
        <w:t>Proceedings of the Royal Society B</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278</w:t>
      </w:r>
      <w:r>
        <w:rPr>
          <w:rFonts w:ascii="Times New Roman" w:eastAsia="Times New Roman" w:hAnsi="Times New Roman" w:cs="Times New Roman"/>
          <w:sz w:val="24"/>
          <w:szCs w:val="24"/>
        </w:rPr>
        <w:t>(1705), 526-534. https://doi.org/10.1098/rspb.2010.1356</w:t>
      </w:r>
    </w:p>
    <w:p w14:paraId="5B51B602" w14:textId="77777777" w:rsidR="00120A1C"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Redfield, A.C. (1958). The Biological Control of Chemical Factors in the Environment. </w:t>
      </w:r>
      <w:r>
        <w:rPr>
          <w:rFonts w:ascii="Times New Roman" w:eastAsia="Times New Roman" w:hAnsi="Times New Roman" w:cs="Times New Roman"/>
          <w:i/>
          <w:sz w:val="24"/>
          <w:szCs w:val="24"/>
        </w:rPr>
        <w:t>American Scientist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46</w:t>
      </w:r>
      <w:r>
        <w:rPr>
          <w:rFonts w:ascii="Times New Roman" w:eastAsia="Times New Roman" w:hAnsi="Times New Roman" w:cs="Times New Roman"/>
          <w:sz w:val="24"/>
          <w:szCs w:val="24"/>
        </w:rPr>
        <w:t>(3), 205-221.</w:t>
      </w:r>
      <w:hyperlink r:id="rId76">
        <w:r>
          <w:rPr>
            <w:rFonts w:ascii="Times New Roman" w:eastAsia="Times New Roman" w:hAnsi="Times New Roman" w:cs="Times New Roman"/>
            <w:sz w:val="24"/>
            <w:szCs w:val="24"/>
          </w:rPr>
          <w:t xml:space="preserve"> </w:t>
        </w:r>
      </w:hyperlink>
      <w:hyperlink r:id="rId77">
        <w:r>
          <w:rPr>
            <w:rFonts w:ascii="Times New Roman" w:eastAsia="Times New Roman" w:hAnsi="Times New Roman" w:cs="Times New Roman"/>
            <w:color w:val="1155CC"/>
            <w:sz w:val="24"/>
            <w:szCs w:val="24"/>
            <w:u w:val="single"/>
          </w:rPr>
          <w:t>https://www.jstor.org/stable/27827150</w:t>
        </w:r>
      </w:hyperlink>
    </w:p>
    <w:p w14:paraId="68C05FD6" w14:textId="77777777" w:rsidR="00120A1C"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Rhee, G.Y. &amp; Gotham, I.J. (1980). Optimum N:P Ratios and Coexistence of Planktonic Algae. </w:t>
      </w:r>
      <w:r>
        <w:rPr>
          <w:rFonts w:ascii="Times New Roman" w:eastAsia="Times New Roman" w:hAnsi="Times New Roman" w:cs="Times New Roman"/>
          <w:i/>
          <w:sz w:val="24"/>
          <w:szCs w:val="24"/>
        </w:rPr>
        <w:t>Journal of Phycology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16</w:t>
      </w:r>
      <w:r>
        <w:rPr>
          <w:rFonts w:ascii="Times New Roman" w:eastAsia="Times New Roman" w:hAnsi="Times New Roman" w:cs="Times New Roman"/>
          <w:sz w:val="24"/>
          <w:szCs w:val="24"/>
        </w:rPr>
        <w:t xml:space="preserve">, 486-489. </w:t>
      </w:r>
    </w:p>
    <w:p w14:paraId="37299146" w14:textId="77777777" w:rsidR="00120A1C" w:rsidRDefault="00000000">
      <w:pPr>
        <w:spacing w:before="240" w:after="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Riegman</w:t>
      </w:r>
      <w:proofErr w:type="spellEnd"/>
      <w:r>
        <w:rPr>
          <w:rFonts w:ascii="Times New Roman" w:eastAsia="Times New Roman" w:hAnsi="Times New Roman" w:cs="Times New Roman"/>
          <w:sz w:val="24"/>
          <w:szCs w:val="24"/>
        </w:rPr>
        <w:t>, R. (1995). Nutrient-Related Selection Mechanisms in Marine Phytoplankton Communities and the Impact of Eutrophication on the Planktonic Food Web. (</w:t>
      </w:r>
      <w:r>
        <w:rPr>
          <w:rFonts w:ascii="Times New Roman" w:eastAsia="Times New Roman" w:hAnsi="Times New Roman" w:cs="Times New Roman"/>
          <w:i/>
          <w:sz w:val="24"/>
          <w:szCs w:val="24"/>
        </w:rPr>
        <w:t>Water and Science Technology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32</w:t>
      </w:r>
      <w:r>
        <w:rPr>
          <w:rFonts w:ascii="Times New Roman" w:eastAsia="Times New Roman" w:hAnsi="Times New Roman" w:cs="Times New Roman"/>
          <w:sz w:val="24"/>
          <w:szCs w:val="24"/>
        </w:rPr>
        <w:t xml:space="preserve">(4), 63-75. </w:t>
      </w:r>
      <w:hyperlink r:id="rId78">
        <w:r>
          <w:rPr>
            <w:rFonts w:ascii="Times New Roman" w:eastAsia="Times New Roman" w:hAnsi="Times New Roman" w:cs="Times New Roman"/>
            <w:color w:val="1155CC"/>
            <w:sz w:val="24"/>
            <w:szCs w:val="24"/>
            <w:u w:val="single"/>
          </w:rPr>
          <w:t>https://doi.org/10.1016/0273-1223(95)00682-6</w:t>
        </w:r>
      </w:hyperlink>
      <w:r>
        <w:rPr>
          <w:rFonts w:ascii="Times New Roman" w:eastAsia="Times New Roman" w:hAnsi="Times New Roman" w:cs="Times New Roman"/>
          <w:sz w:val="24"/>
          <w:szCs w:val="24"/>
        </w:rPr>
        <w:t xml:space="preserve"> </w:t>
      </w:r>
    </w:p>
    <w:p w14:paraId="50B6FFEC"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Rudek, J., </w:t>
      </w:r>
      <w:proofErr w:type="spellStart"/>
      <w:r>
        <w:rPr>
          <w:rFonts w:ascii="Times New Roman" w:eastAsia="Times New Roman" w:hAnsi="Times New Roman" w:cs="Times New Roman"/>
          <w:sz w:val="24"/>
          <w:szCs w:val="24"/>
        </w:rPr>
        <w:t>Paerl</w:t>
      </w:r>
      <w:proofErr w:type="spellEnd"/>
      <w:r>
        <w:rPr>
          <w:rFonts w:ascii="Times New Roman" w:eastAsia="Times New Roman" w:hAnsi="Times New Roman" w:cs="Times New Roman"/>
          <w:sz w:val="24"/>
          <w:szCs w:val="24"/>
        </w:rPr>
        <w:t xml:space="preserve">, H.W., Mallin, M.A., &amp; Bates, P.W. (1991). Seasonal and hydrological control of phytoplankton nutrient limitation in the lower Neuse River Estuary, North Carolina. </w:t>
      </w:r>
      <w:r>
        <w:rPr>
          <w:rFonts w:ascii="Times New Roman" w:eastAsia="Times New Roman" w:hAnsi="Times New Roman" w:cs="Times New Roman"/>
          <w:i/>
          <w:sz w:val="24"/>
          <w:szCs w:val="24"/>
        </w:rPr>
        <w:t>Marine Ecology Progress Series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75</w:t>
      </w:r>
      <w:r>
        <w:rPr>
          <w:rFonts w:ascii="Times New Roman" w:eastAsia="Times New Roman" w:hAnsi="Times New Roman" w:cs="Times New Roman"/>
          <w:sz w:val="24"/>
          <w:szCs w:val="24"/>
        </w:rPr>
        <w:t xml:space="preserve">, 133-142. </w:t>
      </w:r>
    </w:p>
    <w:p w14:paraId="1784E43E" w14:textId="77777777" w:rsidR="00120A1C" w:rsidRDefault="00120A1C">
      <w:pPr>
        <w:rPr>
          <w:rFonts w:ascii="Times New Roman" w:eastAsia="Times New Roman" w:hAnsi="Times New Roman" w:cs="Times New Roman"/>
          <w:sz w:val="24"/>
          <w:szCs w:val="24"/>
        </w:rPr>
      </w:pPr>
    </w:p>
    <w:p w14:paraId="6034DA64" w14:textId="77777777" w:rsidR="00120A1C"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Scavia</w:t>
      </w:r>
      <w:proofErr w:type="spellEnd"/>
      <w:r>
        <w:rPr>
          <w:rFonts w:ascii="Times New Roman" w:eastAsia="Times New Roman" w:hAnsi="Times New Roman" w:cs="Times New Roman"/>
          <w:sz w:val="24"/>
          <w:szCs w:val="24"/>
        </w:rPr>
        <w:t xml:space="preserve">, D., Field, J.C., Boesch, D.F., </w:t>
      </w:r>
      <w:proofErr w:type="spellStart"/>
      <w:r>
        <w:rPr>
          <w:rFonts w:ascii="Times New Roman" w:eastAsia="Times New Roman" w:hAnsi="Times New Roman" w:cs="Times New Roman"/>
          <w:sz w:val="24"/>
          <w:szCs w:val="24"/>
        </w:rPr>
        <w:t>Buddemeier</w:t>
      </w:r>
      <w:proofErr w:type="spellEnd"/>
      <w:r>
        <w:rPr>
          <w:rFonts w:ascii="Times New Roman" w:eastAsia="Times New Roman" w:hAnsi="Times New Roman" w:cs="Times New Roman"/>
          <w:sz w:val="24"/>
          <w:szCs w:val="24"/>
        </w:rPr>
        <w:t xml:space="preserve">, R.W., Burkett, V., Cayan, D.R., Fogarty, M., Harwell, M.A., Haworth, R.W., </w:t>
      </w:r>
      <w:proofErr w:type="spellStart"/>
      <w:r>
        <w:rPr>
          <w:rFonts w:ascii="Times New Roman" w:eastAsia="Times New Roman" w:hAnsi="Times New Roman" w:cs="Times New Roman"/>
          <w:sz w:val="24"/>
          <w:szCs w:val="24"/>
        </w:rPr>
        <w:t>MAson</w:t>
      </w:r>
      <w:proofErr w:type="spellEnd"/>
      <w:r>
        <w:rPr>
          <w:rFonts w:ascii="Times New Roman" w:eastAsia="Times New Roman" w:hAnsi="Times New Roman" w:cs="Times New Roman"/>
          <w:sz w:val="24"/>
          <w:szCs w:val="24"/>
        </w:rPr>
        <w:t xml:space="preserve">, C., Reed., D.J., Royer, T.C., </w:t>
      </w:r>
      <w:proofErr w:type="spellStart"/>
      <w:r>
        <w:rPr>
          <w:rFonts w:ascii="Times New Roman" w:eastAsia="Times New Roman" w:hAnsi="Times New Roman" w:cs="Times New Roman"/>
          <w:sz w:val="24"/>
          <w:szCs w:val="24"/>
        </w:rPr>
        <w:t>Sallenger</w:t>
      </w:r>
      <w:proofErr w:type="spellEnd"/>
      <w:r>
        <w:rPr>
          <w:rFonts w:ascii="Times New Roman" w:eastAsia="Times New Roman" w:hAnsi="Times New Roman" w:cs="Times New Roman"/>
          <w:sz w:val="24"/>
          <w:szCs w:val="24"/>
        </w:rPr>
        <w:t xml:space="preserve">, A.H., &amp; Titus, J.G. (2002). Climate Change Impacts on U.S. Coastal and Marine Systems. </w:t>
      </w:r>
      <w:r>
        <w:rPr>
          <w:rFonts w:ascii="Times New Roman" w:eastAsia="Times New Roman" w:hAnsi="Times New Roman" w:cs="Times New Roman"/>
          <w:i/>
          <w:sz w:val="24"/>
          <w:szCs w:val="24"/>
        </w:rPr>
        <w:t>Estuaries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25</w:t>
      </w:r>
      <w:r>
        <w:rPr>
          <w:rFonts w:ascii="Times New Roman" w:eastAsia="Times New Roman" w:hAnsi="Times New Roman" w:cs="Times New Roman"/>
          <w:sz w:val="24"/>
          <w:szCs w:val="24"/>
        </w:rPr>
        <w:t xml:space="preserve">(2), 149-164. </w:t>
      </w:r>
    </w:p>
    <w:p w14:paraId="66AB0D2F" w14:textId="77777777" w:rsidR="00120A1C" w:rsidRDefault="00120A1C">
      <w:pPr>
        <w:rPr>
          <w:rFonts w:ascii="Times New Roman" w:eastAsia="Times New Roman" w:hAnsi="Times New Roman" w:cs="Times New Roman"/>
          <w:sz w:val="24"/>
          <w:szCs w:val="24"/>
        </w:rPr>
      </w:pPr>
    </w:p>
    <w:p w14:paraId="4B25C2A1" w14:textId="77777777" w:rsidR="00120A1C"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Schoo</w:t>
      </w:r>
      <w:proofErr w:type="spellEnd"/>
      <w:r>
        <w:rPr>
          <w:rFonts w:ascii="Times New Roman" w:eastAsia="Times New Roman" w:hAnsi="Times New Roman" w:cs="Times New Roman"/>
          <w:sz w:val="24"/>
          <w:szCs w:val="24"/>
        </w:rPr>
        <w:t>, K.L., Aberle, N., Malzahn, A.M., Schmalenbach, I., &amp; Boersma, M. (2014). The reaction of European lobster larvae (</w:t>
      </w:r>
      <w:r>
        <w:rPr>
          <w:rFonts w:ascii="Times New Roman" w:eastAsia="Times New Roman" w:hAnsi="Times New Roman" w:cs="Times New Roman"/>
          <w:i/>
          <w:sz w:val="24"/>
          <w:szCs w:val="24"/>
        </w:rPr>
        <w:t xml:space="preserve">Homarus </w:t>
      </w:r>
      <w:proofErr w:type="spellStart"/>
      <w:r>
        <w:rPr>
          <w:rFonts w:ascii="Times New Roman" w:eastAsia="Times New Roman" w:hAnsi="Times New Roman" w:cs="Times New Roman"/>
          <w:i/>
          <w:sz w:val="24"/>
          <w:szCs w:val="24"/>
        </w:rPr>
        <w:t>gammarus</w:t>
      </w:r>
      <w:proofErr w:type="spellEnd"/>
      <w:r>
        <w:rPr>
          <w:rFonts w:ascii="Times New Roman" w:eastAsia="Times New Roman" w:hAnsi="Times New Roman" w:cs="Times New Roman"/>
          <w:sz w:val="24"/>
          <w:szCs w:val="24"/>
        </w:rPr>
        <w:t xml:space="preserve">) to different quality food: effects of ontogenetic shifts and pre-feeding history. </w:t>
      </w:r>
      <w:proofErr w:type="spellStart"/>
      <w:r>
        <w:rPr>
          <w:rFonts w:ascii="Times New Roman" w:eastAsia="Times New Roman" w:hAnsi="Times New Roman" w:cs="Times New Roman"/>
          <w:i/>
          <w:sz w:val="24"/>
          <w:szCs w:val="24"/>
        </w:rPr>
        <w:t>Oecologia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174</w:t>
      </w:r>
      <w:r>
        <w:rPr>
          <w:rFonts w:ascii="Times New Roman" w:eastAsia="Times New Roman" w:hAnsi="Times New Roman" w:cs="Times New Roman"/>
          <w:sz w:val="24"/>
          <w:szCs w:val="24"/>
        </w:rPr>
        <w:t xml:space="preserve">, 581-594. </w:t>
      </w:r>
      <w:hyperlink r:id="rId79">
        <w:r>
          <w:rPr>
            <w:rFonts w:ascii="Times New Roman" w:eastAsia="Times New Roman" w:hAnsi="Times New Roman" w:cs="Times New Roman"/>
            <w:color w:val="1155CC"/>
            <w:sz w:val="24"/>
            <w:szCs w:val="24"/>
            <w:u w:val="single"/>
          </w:rPr>
          <w:t>https://doi.org/10.1007/s00442-013-2786-5</w:t>
        </w:r>
      </w:hyperlink>
      <w:r>
        <w:rPr>
          <w:rFonts w:ascii="Times New Roman" w:eastAsia="Times New Roman" w:hAnsi="Times New Roman" w:cs="Times New Roman"/>
          <w:sz w:val="24"/>
          <w:szCs w:val="24"/>
        </w:rPr>
        <w:t xml:space="preserve"> </w:t>
      </w:r>
    </w:p>
    <w:p w14:paraId="02A86C50" w14:textId="77777777" w:rsidR="00120A1C" w:rsidRDefault="00120A1C">
      <w:pPr>
        <w:rPr>
          <w:rFonts w:ascii="Times New Roman" w:eastAsia="Times New Roman" w:hAnsi="Times New Roman" w:cs="Times New Roman"/>
          <w:sz w:val="24"/>
          <w:szCs w:val="24"/>
        </w:rPr>
      </w:pPr>
    </w:p>
    <w:p w14:paraId="124FFA07"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Schreiber, U. (2004). Pulse-Amplitude-Modulation (PAM) Fluorometry and saturation </w:t>
      </w:r>
      <w:proofErr w:type="gramStart"/>
      <w:r>
        <w:rPr>
          <w:rFonts w:ascii="Times New Roman" w:eastAsia="Times New Roman" w:hAnsi="Times New Roman" w:cs="Times New Roman"/>
          <w:sz w:val="24"/>
          <w:szCs w:val="24"/>
        </w:rPr>
        <w:t>pulse</w:t>
      </w:r>
      <w:proofErr w:type="gramEnd"/>
    </w:p>
    <w:p w14:paraId="2137A488"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method: an overview. In G.C. Papageorgiou, Govindjee (Eds.) </w:t>
      </w:r>
      <w:r>
        <w:rPr>
          <w:rFonts w:ascii="Times New Roman" w:eastAsia="Times New Roman" w:hAnsi="Times New Roman" w:cs="Times New Roman"/>
          <w:i/>
          <w:sz w:val="24"/>
          <w:szCs w:val="24"/>
        </w:rPr>
        <w:t>Chlorophyll a Fluorescence. Advances in Photosynthesis and Respiration</w:t>
      </w:r>
      <w:r>
        <w:rPr>
          <w:rFonts w:ascii="Times New Roman" w:eastAsia="Times New Roman" w:hAnsi="Times New Roman" w:cs="Times New Roman"/>
          <w:sz w:val="24"/>
          <w:szCs w:val="24"/>
        </w:rPr>
        <w:t xml:space="preserve">, (19). Springer, Dordrecht. </w:t>
      </w:r>
      <w:hyperlink r:id="rId80">
        <w:r>
          <w:rPr>
            <w:rFonts w:ascii="Times New Roman" w:eastAsia="Times New Roman" w:hAnsi="Times New Roman" w:cs="Times New Roman"/>
            <w:color w:val="1155CC"/>
            <w:sz w:val="24"/>
            <w:szCs w:val="24"/>
            <w:u w:val="single"/>
          </w:rPr>
          <w:t>https://doi.org/10.1007/978-1-4020-3218-9_11</w:t>
        </w:r>
      </w:hyperlink>
      <w:r>
        <w:rPr>
          <w:rFonts w:ascii="Times New Roman" w:eastAsia="Times New Roman" w:hAnsi="Times New Roman" w:cs="Times New Roman"/>
          <w:sz w:val="24"/>
          <w:szCs w:val="24"/>
        </w:rPr>
        <w:t xml:space="preserve"> </w:t>
      </w:r>
    </w:p>
    <w:p w14:paraId="6EAFB28C" w14:textId="77777777" w:rsidR="00120A1C"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Smayda, T.J. (1989). Primary Production and the Global Epidemic of Phytoplankton Blooms in the Sea: A </w:t>
      </w:r>
      <w:proofErr w:type="gramStart"/>
      <w:r>
        <w:rPr>
          <w:rFonts w:ascii="Times New Roman" w:eastAsia="Times New Roman" w:hAnsi="Times New Roman" w:cs="Times New Roman"/>
          <w:sz w:val="24"/>
          <w:szCs w:val="24"/>
        </w:rPr>
        <w:t>Linkage?.</w:t>
      </w:r>
      <w:proofErr w:type="gramEnd"/>
      <w:r>
        <w:rPr>
          <w:rFonts w:ascii="Times New Roman" w:eastAsia="Times New Roman" w:hAnsi="Times New Roman" w:cs="Times New Roman"/>
          <w:sz w:val="24"/>
          <w:szCs w:val="24"/>
        </w:rPr>
        <w:t xml:space="preserve"> In E. M. Cosper, V. M. </w:t>
      </w:r>
      <w:proofErr w:type="spellStart"/>
      <w:r>
        <w:rPr>
          <w:rFonts w:ascii="Times New Roman" w:eastAsia="Times New Roman" w:hAnsi="Times New Roman" w:cs="Times New Roman"/>
          <w:sz w:val="24"/>
          <w:szCs w:val="24"/>
        </w:rPr>
        <w:t>Bricelj</w:t>
      </w:r>
      <w:proofErr w:type="spellEnd"/>
      <w:r>
        <w:rPr>
          <w:rFonts w:ascii="Times New Roman" w:eastAsia="Times New Roman" w:hAnsi="Times New Roman" w:cs="Times New Roman"/>
          <w:sz w:val="24"/>
          <w:szCs w:val="24"/>
        </w:rPr>
        <w:t xml:space="preserve">, &amp; E. J. Carpenter (Eds.), </w:t>
      </w:r>
      <w:r>
        <w:rPr>
          <w:rFonts w:ascii="Times New Roman" w:eastAsia="Times New Roman" w:hAnsi="Times New Roman" w:cs="Times New Roman"/>
          <w:i/>
          <w:sz w:val="24"/>
          <w:szCs w:val="24"/>
        </w:rPr>
        <w:t>Novel Phytoplankton Blooms</w:t>
      </w:r>
      <w:r>
        <w:rPr>
          <w:rFonts w:ascii="Times New Roman" w:eastAsia="Times New Roman" w:hAnsi="Times New Roman" w:cs="Times New Roman"/>
          <w:sz w:val="24"/>
          <w:szCs w:val="24"/>
        </w:rPr>
        <w:t xml:space="preserve"> (pp. 449-483). Coastal and Estuarine Studies No. 35. Springer‐Verlag. </w:t>
      </w:r>
      <w:hyperlink r:id="rId81">
        <w:r>
          <w:rPr>
            <w:rFonts w:ascii="Times New Roman" w:eastAsia="Times New Roman" w:hAnsi="Times New Roman" w:cs="Times New Roman"/>
            <w:color w:val="1155CC"/>
            <w:sz w:val="24"/>
            <w:szCs w:val="24"/>
            <w:u w:val="single"/>
          </w:rPr>
          <w:t>https://doi.org/10.1029/CE035p0449</w:t>
        </w:r>
      </w:hyperlink>
      <w:r>
        <w:rPr>
          <w:rFonts w:ascii="Times New Roman" w:eastAsia="Times New Roman" w:hAnsi="Times New Roman" w:cs="Times New Roman"/>
          <w:color w:val="1155CC"/>
          <w:sz w:val="24"/>
          <w:szCs w:val="24"/>
          <w:u w:val="single"/>
        </w:rPr>
        <w:t xml:space="preserve"> </w:t>
      </w:r>
    </w:p>
    <w:p w14:paraId="65618717"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Smith, S.V. (1984). Phosphorus versus nitrogen limitation in the marine environment.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29</w:t>
      </w:r>
      <w:r>
        <w:rPr>
          <w:rFonts w:ascii="Times New Roman" w:eastAsia="Times New Roman" w:hAnsi="Times New Roman" w:cs="Times New Roman"/>
          <w:sz w:val="24"/>
          <w:szCs w:val="24"/>
        </w:rPr>
        <w:t>(6), 1149-1160.</w:t>
      </w:r>
      <w:hyperlink r:id="rId82">
        <w:r>
          <w:rPr>
            <w:rFonts w:ascii="Times New Roman" w:eastAsia="Times New Roman" w:hAnsi="Times New Roman" w:cs="Times New Roman"/>
            <w:sz w:val="24"/>
            <w:szCs w:val="24"/>
          </w:rPr>
          <w:t xml:space="preserve"> </w:t>
        </w:r>
      </w:hyperlink>
      <w:hyperlink r:id="rId83">
        <w:r>
          <w:rPr>
            <w:rFonts w:ascii="Times New Roman" w:eastAsia="Times New Roman" w:hAnsi="Times New Roman" w:cs="Times New Roman"/>
            <w:color w:val="1155CC"/>
            <w:sz w:val="24"/>
            <w:szCs w:val="24"/>
            <w:u w:val="single"/>
          </w:rPr>
          <w:t>https://doi.org/10.4319/lo.1984.29.6.1149</w:t>
        </w:r>
      </w:hyperlink>
    </w:p>
    <w:p w14:paraId="69885C4A" w14:textId="77777777" w:rsidR="00120A1C" w:rsidRDefault="00120A1C">
      <w:pPr>
        <w:rPr>
          <w:rFonts w:ascii="Times New Roman" w:eastAsia="Times New Roman" w:hAnsi="Times New Roman" w:cs="Times New Roman"/>
          <w:sz w:val="24"/>
          <w:szCs w:val="24"/>
        </w:rPr>
      </w:pPr>
    </w:p>
    <w:p w14:paraId="2F49620B"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Tamminen, T. &amp; Andersen, T. (2007). Seasonal phytoplankton nutrient limitation patterns as revealed by bioassays over Baltic Sea gradients of salinity and eutrophication. </w:t>
      </w:r>
      <w:r>
        <w:rPr>
          <w:rFonts w:ascii="Times New Roman" w:eastAsia="Times New Roman" w:hAnsi="Times New Roman" w:cs="Times New Roman"/>
          <w:i/>
          <w:sz w:val="24"/>
          <w:szCs w:val="24"/>
        </w:rPr>
        <w:t>Marine Ecology Progress Series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340</w:t>
      </w:r>
      <w:r>
        <w:rPr>
          <w:rFonts w:ascii="Times New Roman" w:eastAsia="Times New Roman" w:hAnsi="Times New Roman" w:cs="Times New Roman"/>
          <w:sz w:val="24"/>
          <w:szCs w:val="24"/>
        </w:rPr>
        <w:t xml:space="preserve">, 121-138. </w:t>
      </w:r>
      <w:hyperlink r:id="rId84">
        <w:r>
          <w:rPr>
            <w:rFonts w:ascii="Times New Roman" w:eastAsia="Times New Roman" w:hAnsi="Times New Roman" w:cs="Times New Roman"/>
            <w:color w:val="1155CC"/>
            <w:sz w:val="24"/>
            <w:szCs w:val="24"/>
            <w:u w:val="single"/>
          </w:rPr>
          <w:t>https://doi.org/10.3354/meps340121</w:t>
        </w:r>
      </w:hyperlink>
      <w:r>
        <w:rPr>
          <w:rFonts w:ascii="Times New Roman" w:eastAsia="Times New Roman" w:hAnsi="Times New Roman" w:cs="Times New Roman"/>
          <w:sz w:val="24"/>
          <w:szCs w:val="24"/>
        </w:rPr>
        <w:t xml:space="preserve"> </w:t>
      </w:r>
    </w:p>
    <w:p w14:paraId="2D430DB3" w14:textId="77777777" w:rsidR="00120A1C" w:rsidRDefault="00120A1C">
      <w:pPr>
        <w:rPr>
          <w:rFonts w:ascii="Times New Roman" w:eastAsia="Times New Roman" w:hAnsi="Times New Roman" w:cs="Times New Roman"/>
          <w:sz w:val="24"/>
          <w:szCs w:val="24"/>
        </w:rPr>
      </w:pPr>
    </w:p>
    <w:p w14:paraId="00714D5E"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Thingstad, T.F., Krom, M.D., </w:t>
      </w:r>
      <w:proofErr w:type="spellStart"/>
      <w:r>
        <w:rPr>
          <w:rFonts w:ascii="Times New Roman" w:eastAsia="Times New Roman" w:hAnsi="Times New Roman" w:cs="Times New Roman"/>
          <w:sz w:val="24"/>
          <w:szCs w:val="24"/>
        </w:rPr>
        <w:t>Mantoura</w:t>
      </w:r>
      <w:proofErr w:type="spellEnd"/>
      <w:r>
        <w:rPr>
          <w:rFonts w:ascii="Times New Roman" w:eastAsia="Times New Roman" w:hAnsi="Times New Roman" w:cs="Times New Roman"/>
          <w:sz w:val="24"/>
          <w:szCs w:val="24"/>
        </w:rPr>
        <w:t xml:space="preserve">, R.F.C., Flaten, G.A.F., Groom, S., Herut, B., Kress, N., Law, C.S., Pasternak, A., Pitta, P., Psarra, S., </w:t>
      </w:r>
      <w:proofErr w:type="spellStart"/>
      <w:r>
        <w:rPr>
          <w:rFonts w:ascii="Times New Roman" w:eastAsia="Times New Roman" w:hAnsi="Times New Roman" w:cs="Times New Roman"/>
          <w:sz w:val="24"/>
          <w:szCs w:val="24"/>
        </w:rPr>
        <w:t>Rassoulzadegan</w:t>
      </w:r>
      <w:proofErr w:type="spellEnd"/>
      <w:r>
        <w:rPr>
          <w:rFonts w:ascii="Times New Roman" w:eastAsia="Times New Roman" w:hAnsi="Times New Roman" w:cs="Times New Roman"/>
          <w:sz w:val="24"/>
          <w:szCs w:val="24"/>
        </w:rPr>
        <w:t xml:space="preserve">, F., Tanaka, T., </w:t>
      </w:r>
      <w:proofErr w:type="spellStart"/>
      <w:r>
        <w:rPr>
          <w:rFonts w:ascii="Times New Roman" w:eastAsia="Times New Roman" w:hAnsi="Times New Roman" w:cs="Times New Roman"/>
          <w:sz w:val="24"/>
          <w:szCs w:val="24"/>
        </w:rPr>
        <w:t>Tselepides</w:t>
      </w:r>
      <w:proofErr w:type="spellEnd"/>
      <w:r>
        <w:rPr>
          <w:rFonts w:ascii="Times New Roman" w:eastAsia="Times New Roman" w:hAnsi="Times New Roman" w:cs="Times New Roman"/>
          <w:sz w:val="24"/>
          <w:szCs w:val="24"/>
        </w:rPr>
        <w:t xml:space="preserve">, A., Wassmann, P., Woodward, E.M.S., </w:t>
      </w:r>
      <w:proofErr w:type="spellStart"/>
      <w:r>
        <w:rPr>
          <w:rFonts w:ascii="Times New Roman" w:eastAsia="Times New Roman" w:hAnsi="Times New Roman" w:cs="Times New Roman"/>
          <w:sz w:val="24"/>
          <w:szCs w:val="24"/>
        </w:rPr>
        <w:t>Wexels</w:t>
      </w:r>
      <w:proofErr w:type="spellEnd"/>
      <w:r>
        <w:rPr>
          <w:rFonts w:ascii="Times New Roman" w:eastAsia="Times New Roman" w:hAnsi="Times New Roman" w:cs="Times New Roman"/>
          <w:sz w:val="24"/>
          <w:szCs w:val="24"/>
        </w:rPr>
        <w:t xml:space="preserve"> Riser, A., </w:t>
      </w:r>
      <w:proofErr w:type="spellStart"/>
      <w:r>
        <w:rPr>
          <w:rFonts w:ascii="Times New Roman" w:eastAsia="Times New Roman" w:hAnsi="Times New Roman" w:cs="Times New Roman"/>
          <w:sz w:val="24"/>
          <w:szCs w:val="24"/>
        </w:rPr>
        <w:t>Zodiatis</w:t>
      </w:r>
      <w:proofErr w:type="spellEnd"/>
      <w:r>
        <w:rPr>
          <w:rFonts w:ascii="Times New Roman" w:eastAsia="Times New Roman" w:hAnsi="Times New Roman" w:cs="Times New Roman"/>
          <w:sz w:val="24"/>
          <w:szCs w:val="24"/>
        </w:rPr>
        <w:t xml:space="preserve">, G., Zohary, T. (2005). Nature of Phosphorus Limitation in the Ultraoligotrophic Eastern Mediterranean. </w:t>
      </w:r>
      <w:r>
        <w:rPr>
          <w:rFonts w:ascii="Times New Roman" w:eastAsia="Times New Roman" w:hAnsi="Times New Roman" w:cs="Times New Roman"/>
          <w:i/>
          <w:sz w:val="24"/>
          <w:szCs w:val="24"/>
        </w:rPr>
        <w:t>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309</w:t>
      </w:r>
      <w:r>
        <w:rPr>
          <w:rFonts w:ascii="Times New Roman" w:eastAsia="Times New Roman" w:hAnsi="Times New Roman" w:cs="Times New Roman"/>
          <w:sz w:val="24"/>
          <w:szCs w:val="24"/>
        </w:rPr>
        <w:t xml:space="preserve">, 1068-1071. </w:t>
      </w:r>
      <w:hyperlink r:id="rId85">
        <w:r>
          <w:rPr>
            <w:rFonts w:ascii="Times New Roman" w:eastAsia="Times New Roman" w:hAnsi="Times New Roman" w:cs="Times New Roman"/>
            <w:color w:val="1155CC"/>
            <w:sz w:val="24"/>
            <w:szCs w:val="24"/>
            <w:u w:val="single"/>
          </w:rPr>
          <w:t>https://doi.org/10.1126/science.1112632</w:t>
        </w:r>
      </w:hyperlink>
      <w:r>
        <w:rPr>
          <w:rFonts w:ascii="Times New Roman" w:eastAsia="Times New Roman" w:hAnsi="Times New Roman" w:cs="Times New Roman"/>
          <w:sz w:val="24"/>
          <w:szCs w:val="24"/>
        </w:rPr>
        <w:t xml:space="preserve"> </w:t>
      </w:r>
    </w:p>
    <w:p w14:paraId="15B1D19D" w14:textId="77777777" w:rsidR="00120A1C" w:rsidRDefault="00120A1C">
      <w:pPr>
        <w:rPr>
          <w:rFonts w:ascii="Times New Roman" w:eastAsia="Times New Roman" w:hAnsi="Times New Roman" w:cs="Times New Roman"/>
          <w:sz w:val="24"/>
          <w:szCs w:val="24"/>
        </w:rPr>
      </w:pPr>
    </w:p>
    <w:p w14:paraId="61C32BEE"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Tilman, D. (1977). Resource Competition between Planktonic Algae: An Experimental and Theoretical Approach.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58</w:t>
      </w:r>
      <w:r>
        <w:rPr>
          <w:rFonts w:ascii="Times New Roman" w:eastAsia="Times New Roman" w:hAnsi="Times New Roman" w:cs="Times New Roman"/>
          <w:sz w:val="24"/>
          <w:szCs w:val="24"/>
        </w:rPr>
        <w:t xml:space="preserve">(2), 338-348. </w:t>
      </w:r>
      <w:hyperlink r:id="rId86">
        <w:r>
          <w:rPr>
            <w:rFonts w:ascii="Times New Roman" w:eastAsia="Times New Roman" w:hAnsi="Times New Roman" w:cs="Times New Roman"/>
            <w:color w:val="1155CC"/>
            <w:sz w:val="24"/>
            <w:szCs w:val="24"/>
            <w:u w:val="single"/>
          </w:rPr>
          <w:t>https://doi.org/10.2307/1935608</w:t>
        </w:r>
      </w:hyperlink>
      <w:r>
        <w:rPr>
          <w:rFonts w:ascii="Times New Roman" w:eastAsia="Times New Roman" w:hAnsi="Times New Roman" w:cs="Times New Roman"/>
          <w:sz w:val="24"/>
          <w:szCs w:val="24"/>
        </w:rPr>
        <w:t xml:space="preserve"> </w:t>
      </w:r>
    </w:p>
    <w:p w14:paraId="17794223" w14:textId="77777777" w:rsidR="00120A1C" w:rsidRDefault="00120A1C">
      <w:pPr>
        <w:rPr>
          <w:rFonts w:ascii="Times New Roman" w:eastAsia="Times New Roman" w:hAnsi="Times New Roman" w:cs="Times New Roman"/>
          <w:sz w:val="24"/>
          <w:szCs w:val="24"/>
        </w:rPr>
      </w:pPr>
    </w:p>
    <w:p w14:paraId="21EAED77"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Van Mooy, B.A.S., Fredricks, H.F., Pedler, A.E., </w:t>
      </w:r>
      <w:proofErr w:type="spellStart"/>
      <w:r>
        <w:rPr>
          <w:rFonts w:ascii="Times New Roman" w:eastAsia="Times New Roman" w:hAnsi="Times New Roman" w:cs="Times New Roman"/>
          <w:sz w:val="24"/>
          <w:szCs w:val="24"/>
        </w:rPr>
        <w:t>Dyhrman</w:t>
      </w:r>
      <w:proofErr w:type="spellEnd"/>
      <w:r>
        <w:rPr>
          <w:rFonts w:ascii="Times New Roman" w:eastAsia="Times New Roman" w:hAnsi="Times New Roman" w:cs="Times New Roman"/>
          <w:sz w:val="24"/>
          <w:szCs w:val="24"/>
        </w:rPr>
        <w:t xml:space="preserve">, S.T., Karl, D.M., </w:t>
      </w:r>
      <w:proofErr w:type="spellStart"/>
      <w:r>
        <w:rPr>
          <w:rFonts w:ascii="Times New Roman" w:eastAsia="Times New Roman" w:hAnsi="Times New Roman" w:cs="Times New Roman"/>
          <w:sz w:val="24"/>
          <w:szCs w:val="24"/>
        </w:rPr>
        <w:t>Koblížek</w:t>
      </w:r>
      <w:proofErr w:type="spellEnd"/>
      <w:r>
        <w:rPr>
          <w:rFonts w:ascii="Times New Roman" w:eastAsia="Times New Roman" w:hAnsi="Times New Roman" w:cs="Times New Roman"/>
          <w:sz w:val="24"/>
          <w:szCs w:val="24"/>
        </w:rPr>
        <w:t xml:space="preserve">, A., Lomas, M.W., Mincer, T.J., Moore, L.R., Mountain, T., </w:t>
      </w:r>
      <w:proofErr w:type="spellStart"/>
      <w:r>
        <w:rPr>
          <w:rFonts w:ascii="Times New Roman" w:eastAsia="Times New Roman" w:hAnsi="Times New Roman" w:cs="Times New Roman"/>
          <w:sz w:val="24"/>
          <w:szCs w:val="24"/>
        </w:rPr>
        <w:t>Rappé</w:t>
      </w:r>
      <w:proofErr w:type="spellEnd"/>
      <w:r>
        <w:rPr>
          <w:rFonts w:ascii="Times New Roman" w:eastAsia="Times New Roman" w:hAnsi="Times New Roman" w:cs="Times New Roman"/>
          <w:sz w:val="24"/>
          <w:szCs w:val="24"/>
        </w:rPr>
        <w:t xml:space="preserve">, M.S., &amp; Webb, E.A. (2009). Phytoplankton in the ocean use non-phosphorus lipids in response to phosphorus scarcity. </w:t>
      </w:r>
      <w:r>
        <w:rPr>
          <w:rFonts w:ascii="Times New Roman" w:eastAsia="Times New Roman" w:hAnsi="Times New Roman" w:cs="Times New Roman"/>
          <w:i/>
          <w:sz w:val="24"/>
          <w:szCs w:val="24"/>
        </w:rPr>
        <w:t>Nature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458</w:t>
      </w:r>
      <w:r>
        <w:rPr>
          <w:rFonts w:ascii="Times New Roman" w:eastAsia="Times New Roman" w:hAnsi="Times New Roman" w:cs="Times New Roman"/>
          <w:sz w:val="24"/>
          <w:szCs w:val="24"/>
        </w:rPr>
        <w:t xml:space="preserve">, 69-72. </w:t>
      </w:r>
      <w:hyperlink r:id="rId87">
        <w:r>
          <w:rPr>
            <w:rFonts w:ascii="Times New Roman" w:eastAsia="Times New Roman" w:hAnsi="Times New Roman" w:cs="Times New Roman"/>
            <w:color w:val="1155CC"/>
            <w:sz w:val="24"/>
            <w:szCs w:val="24"/>
            <w:u w:val="single"/>
          </w:rPr>
          <w:t>https://doi.org/10.1038/nature07659</w:t>
        </w:r>
      </w:hyperlink>
      <w:r>
        <w:rPr>
          <w:rFonts w:ascii="Times New Roman" w:eastAsia="Times New Roman" w:hAnsi="Times New Roman" w:cs="Times New Roman"/>
          <w:sz w:val="24"/>
          <w:szCs w:val="24"/>
        </w:rPr>
        <w:t xml:space="preserve"> </w:t>
      </w:r>
    </w:p>
    <w:p w14:paraId="4CA4C346" w14:textId="77777777" w:rsidR="00120A1C" w:rsidRDefault="00120A1C">
      <w:pPr>
        <w:rPr>
          <w:rFonts w:ascii="Times New Roman" w:eastAsia="Times New Roman" w:hAnsi="Times New Roman" w:cs="Times New Roman"/>
          <w:sz w:val="24"/>
          <w:szCs w:val="24"/>
        </w:rPr>
      </w:pPr>
    </w:p>
    <w:p w14:paraId="67E4347C"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Wilkerson, F.P., Dugdale, R.C., Hogue, V.E., &amp; Marchi, A. (2006). Phytoplankton Blooms and Nitrogen Productivity in San Francisco Bay. </w:t>
      </w:r>
      <w:r>
        <w:rPr>
          <w:rFonts w:ascii="Times New Roman" w:eastAsia="Times New Roman" w:hAnsi="Times New Roman" w:cs="Times New Roman"/>
          <w:i/>
          <w:sz w:val="24"/>
          <w:szCs w:val="24"/>
        </w:rPr>
        <w:t>Estuaries and Coasts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29</w:t>
      </w:r>
      <w:r>
        <w:rPr>
          <w:rFonts w:ascii="Times New Roman" w:eastAsia="Times New Roman" w:hAnsi="Times New Roman" w:cs="Times New Roman"/>
          <w:sz w:val="24"/>
          <w:szCs w:val="24"/>
        </w:rPr>
        <w:t xml:space="preserve">(3)., 401-416. </w:t>
      </w:r>
    </w:p>
    <w:p w14:paraId="38BE7401" w14:textId="77777777" w:rsidR="00120A1C" w:rsidRDefault="00120A1C">
      <w:pPr>
        <w:rPr>
          <w:rFonts w:ascii="Times New Roman" w:eastAsia="Times New Roman" w:hAnsi="Times New Roman" w:cs="Times New Roman"/>
          <w:sz w:val="24"/>
          <w:szCs w:val="24"/>
        </w:rPr>
      </w:pPr>
    </w:p>
    <w:p w14:paraId="7D7526F9" w14:textId="77777777" w:rsidR="00120A1C" w:rsidRDefault="00000000">
      <w:pPr>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Yin, K., Qian, P., Chen, J.C., Hsieh, D.P.H., &amp; Harrison, P.J. (2000). Dynamics of nutrients and phytoplankton biomass in the Pearl River estuary and adjacent waters of Hong Kong during summer: preliminary evidence for phosphorus and silicon limitation. </w:t>
      </w:r>
      <w:r>
        <w:rPr>
          <w:rFonts w:ascii="Times New Roman" w:eastAsia="Times New Roman" w:hAnsi="Times New Roman" w:cs="Times New Roman"/>
          <w:i/>
          <w:sz w:val="24"/>
          <w:szCs w:val="24"/>
        </w:rPr>
        <w:t>Marine Ecology Progress Series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194</w:t>
      </w:r>
      <w:r>
        <w:rPr>
          <w:rFonts w:ascii="Times New Roman" w:eastAsia="Times New Roman" w:hAnsi="Times New Roman" w:cs="Times New Roman"/>
          <w:sz w:val="24"/>
          <w:szCs w:val="24"/>
        </w:rPr>
        <w:t>, 395-305.</w:t>
      </w:r>
      <w:hyperlink r:id="rId88">
        <w:r>
          <w:rPr>
            <w:rFonts w:ascii="Times New Roman" w:eastAsia="Times New Roman" w:hAnsi="Times New Roman" w:cs="Times New Roman"/>
            <w:sz w:val="24"/>
            <w:szCs w:val="24"/>
          </w:rPr>
          <w:t xml:space="preserve"> </w:t>
        </w:r>
      </w:hyperlink>
      <w:hyperlink r:id="rId89">
        <w:r>
          <w:rPr>
            <w:rFonts w:ascii="Times New Roman" w:eastAsia="Times New Roman" w:hAnsi="Times New Roman" w:cs="Times New Roman"/>
            <w:color w:val="1155CC"/>
            <w:sz w:val="24"/>
            <w:szCs w:val="24"/>
            <w:u w:val="single"/>
          </w:rPr>
          <w:t>https://doi.org/10.3354/meps194295</w:t>
        </w:r>
      </w:hyperlink>
    </w:p>
    <w:p w14:paraId="12650BC8" w14:textId="77777777" w:rsidR="00120A1C" w:rsidRDefault="00120A1C">
      <w:pPr>
        <w:rPr>
          <w:rFonts w:ascii="Times New Roman" w:eastAsia="Times New Roman" w:hAnsi="Times New Roman" w:cs="Times New Roman"/>
          <w:color w:val="1155CC"/>
          <w:sz w:val="24"/>
          <w:szCs w:val="24"/>
          <w:u w:val="single"/>
        </w:rPr>
      </w:pPr>
    </w:p>
    <w:p w14:paraId="4981ABBB"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Yoshiyama, K. &amp; Sharp, J.H. (2006). Phytoplankton response to nutrient enrichment in an urbanized estuary: Apparent inhibition of primary production by </w:t>
      </w:r>
      <w:proofErr w:type="spellStart"/>
      <w:r>
        <w:rPr>
          <w:rFonts w:ascii="Times New Roman" w:eastAsia="Times New Roman" w:hAnsi="Times New Roman" w:cs="Times New Roman"/>
          <w:sz w:val="24"/>
          <w:szCs w:val="24"/>
        </w:rPr>
        <w:t>overeutrophication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51</w:t>
      </w:r>
      <w:r>
        <w:rPr>
          <w:rFonts w:ascii="Times New Roman" w:eastAsia="Times New Roman" w:hAnsi="Times New Roman" w:cs="Times New Roman"/>
          <w:sz w:val="24"/>
          <w:szCs w:val="24"/>
        </w:rPr>
        <w:t xml:space="preserve">(1, part 2), 424-434. </w:t>
      </w:r>
      <w:hyperlink r:id="rId90">
        <w:r>
          <w:rPr>
            <w:rFonts w:ascii="Times New Roman" w:eastAsia="Times New Roman" w:hAnsi="Times New Roman" w:cs="Times New Roman"/>
            <w:color w:val="1155CC"/>
            <w:sz w:val="24"/>
            <w:szCs w:val="24"/>
            <w:u w:val="single"/>
          </w:rPr>
          <w:t>https://doi.org/10.4319/lo.2006.51.1_part_2.0424</w:t>
        </w:r>
      </w:hyperlink>
      <w:r>
        <w:rPr>
          <w:rFonts w:ascii="Times New Roman" w:eastAsia="Times New Roman" w:hAnsi="Times New Roman" w:cs="Times New Roman"/>
          <w:sz w:val="24"/>
          <w:szCs w:val="24"/>
        </w:rPr>
        <w:t xml:space="preserve"> </w:t>
      </w:r>
    </w:p>
    <w:p w14:paraId="0EA607FE" w14:textId="77777777" w:rsidR="00120A1C" w:rsidRDefault="00120A1C">
      <w:pPr>
        <w:rPr>
          <w:rFonts w:ascii="Times New Roman" w:eastAsia="Times New Roman" w:hAnsi="Times New Roman" w:cs="Times New Roman"/>
          <w:sz w:val="24"/>
          <w:szCs w:val="24"/>
        </w:rPr>
      </w:pPr>
    </w:p>
    <w:p w14:paraId="128D53B3"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Zhu, Z., Ng, W., Liu, S., Zhang, J., Chen, J., &amp; Wu, Y. (2009). Estuarine phytoplankton dynamics and shift of limiting factors: A study in the Changjiang (Yangtze River) Estuary and adjacent area. </w:t>
      </w:r>
      <w:r>
        <w:rPr>
          <w:rFonts w:ascii="Times New Roman" w:eastAsia="Times New Roman" w:hAnsi="Times New Roman" w:cs="Times New Roman"/>
          <w:i/>
          <w:sz w:val="24"/>
          <w:szCs w:val="24"/>
        </w:rPr>
        <w:t>Estuarine, Coastal and Shelf 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84</w:t>
      </w:r>
      <w:r>
        <w:rPr>
          <w:rFonts w:ascii="Times New Roman" w:eastAsia="Times New Roman" w:hAnsi="Times New Roman" w:cs="Times New Roman"/>
          <w:sz w:val="24"/>
          <w:szCs w:val="24"/>
        </w:rPr>
        <w:t xml:space="preserve">, 393-401. </w:t>
      </w:r>
      <w:hyperlink r:id="rId91">
        <w:r>
          <w:rPr>
            <w:rFonts w:ascii="Times New Roman" w:eastAsia="Times New Roman" w:hAnsi="Times New Roman" w:cs="Times New Roman"/>
            <w:color w:val="1155CC"/>
            <w:sz w:val="24"/>
            <w:szCs w:val="24"/>
            <w:u w:val="single"/>
          </w:rPr>
          <w:t>https://doi.org/10.1016/j.ecss.2009.07.005</w:t>
        </w:r>
      </w:hyperlink>
      <w:r>
        <w:rPr>
          <w:rFonts w:ascii="Times New Roman" w:eastAsia="Times New Roman" w:hAnsi="Times New Roman" w:cs="Times New Roman"/>
          <w:sz w:val="24"/>
          <w:szCs w:val="24"/>
        </w:rPr>
        <w:t xml:space="preserve"> </w:t>
      </w:r>
    </w:p>
    <w:p w14:paraId="52D0A4E3" w14:textId="77777777" w:rsidR="00120A1C" w:rsidRDefault="00120A1C">
      <w:pPr>
        <w:rPr>
          <w:rFonts w:ascii="Times New Roman" w:eastAsia="Times New Roman" w:hAnsi="Times New Roman" w:cs="Times New Roman"/>
          <w:color w:val="1155CC"/>
          <w:sz w:val="24"/>
          <w:szCs w:val="24"/>
          <w:u w:val="single"/>
        </w:rPr>
      </w:pPr>
    </w:p>
    <w:p w14:paraId="29526E69" w14:textId="77777777" w:rsidR="00120A1C" w:rsidRDefault="00000000">
      <w:pPr>
        <w:rPr>
          <w:rFonts w:ascii="Times New Roman" w:eastAsia="Times New Roman" w:hAnsi="Times New Roman" w:cs="Times New Roman"/>
          <w:b/>
          <w:sz w:val="24"/>
          <w:szCs w:val="24"/>
        </w:rPr>
      </w:pPr>
      <w:r>
        <w:br w:type="page"/>
      </w:r>
    </w:p>
    <w:p w14:paraId="5A6272BB" w14:textId="77777777" w:rsidR="00120A1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w:t>
      </w:r>
    </w:p>
    <w:p w14:paraId="3C0E89FB" w14:textId="77777777" w:rsidR="00120A1C" w:rsidRDefault="00000000">
      <w:pPr>
        <w:shd w:val="clear" w:color="auto" w:fill="FFFFFF"/>
        <w:spacing w:before="200" w:after="200"/>
        <w:rPr>
          <w:rFonts w:ascii="Times New Roman" w:eastAsia="Times New Roman" w:hAnsi="Times New Roman" w:cs="Times New Roman"/>
          <w:color w:val="222222"/>
          <w:sz w:val="20"/>
          <w:szCs w:val="20"/>
        </w:rPr>
      </w:pPr>
      <w:r>
        <w:rPr>
          <w:rFonts w:ascii="Times New Roman" w:eastAsia="Times New Roman" w:hAnsi="Times New Roman" w:cs="Times New Roman"/>
          <w:b/>
          <w:color w:val="222222"/>
          <w:sz w:val="20"/>
          <w:szCs w:val="20"/>
          <w:highlight w:val="yellow"/>
        </w:rPr>
        <w:t xml:space="preserve">Table A1. </w:t>
      </w:r>
      <w:r>
        <w:rPr>
          <w:rFonts w:ascii="Times New Roman" w:eastAsia="Times New Roman" w:hAnsi="Times New Roman" w:cs="Times New Roman"/>
          <w:color w:val="222222"/>
          <w:sz w:val="20"/>
          <w:szCs w:val="20"/>
          <w:highlight w:val="yellow"/>
        </w:rPr>
        <w:t xml:space="preserve">Results from Games-Howell testing for the May bioassay. The column “Difference” contains the difference of the terms in the corresponding first column, “LCL” contains the lower 95% confidence level, “UCL” contains the upper 95% confidence level, and the final column shows the p-value all from the ln-transformed total chlorophyll </w:t>
      </w:r>
      <w:r>
        <w:rPr>
          <w:rFonts w:ascii="Times New Roman" w:eastAsia="Times New Roman" w:hAnsi="Times New Roman" w:cs="Times New Roman"/>
          <w:i/>
          <w:color w:val="222222"/>
          <w:sz w:val="20"/>
          <w:szCs w:val="20"/>
          <w:highlight w:val="yellow"/>
        </w:rPr>
        <w:t>a</w:t>
      </w:r>
      <w:r>
        <w:rPr>
          <w:rFonts w:ascii="Times New Roman" w:eastAsia="Times New Roman" w:hAnsi="Times New Roman" w:cs="Times New Roman"/>
          <w:color w:val="222222"/>
          <w:sz w:val="20"/>
          <w:szCs w:val="20"/>
          <w:highlight w:val="yellow"/>
        </w:rPr>
        <w:t xml:space="preserve"> concentration. Bolded values indicated significance (p &lt; 0.05). </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1350"/>
        <w:gridCol w:w="1275"/>
        <w:gridCol w:w="1560"/>
        <w:gridCol w:w="1560"/>
        <w:gridCol w:w="1560"/>
      </w:tblGrid>
      <w:tr w:rsidR="00120A1C" w14:paraId="6FEFCC3E" w14:textId="77777777">
        <w:tc>
          <w:tcPr>
            <w:tcW w:w="2055" w:type="dxa"/>
            <w:shd w:val="clear" w:color="auto" w:fill="auto"/>
            <w:tcMar>
              <w:top w:w="100" w:type="dxa"/>
              <w:left w:w="100" w:type="dxa"/>
              <w:bottom w:w="100" w:type="dxa"/>
              <w:right w:w="100" w:type="dxa"/>
            </w:tcMar>
          </w:tcPr>
          <w:p w14:paraId="14D03F9F" w14:textId="77777777" w:rsidR="00120A1C" w:rsidRDefault="00120A1C">
            <w:pPr>
              <w:widowControl w:val="0"/>
              <w:spacing w:line="240" w:lineRule="auto"/>
              <w:rPr>
                <w:rFonts w:ascii="Times New Roman" w:eastAsia="Times New Roman" w:hAnsi="Times New Roman" w:cs="Times New Roman"/>
                <w:color w:val="222222"/>
                <w:sz w:val="20"/>
                <w:szCs w:val="20"/>
              </w:rPr>
            </w:pPr>
          </w:p>
        </w:tc>
        <w:tc>
          <w:tcPr>
            <w:tcW w:w="1350" w:type="dxa"/>
            <w:shd w:val="clear" w:color="auto" w:fill="auto"/>
            <w:tcMar>
              <w:top w:w="100" w:type="dxa"/>
              <w:left w:w="100" w:type="dxa"/>
              <w:bottom w:w="100" w:type="dxa"/>
              <w:right w:w="100" w:type="dxa"/>
            </w:tcMar>
          </w:tcPr>
          <w:p w14:paraId="14257DA6"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Difference</w:t>
            </w:r>
          </w:p>
        </w:tc>
        <w:tc>
          <w:tcPr>
            <w:tcW w:w="1275" w:type="dxa"/>
            <w:shd w:val="clear" w:color="auto" w:fill="auto"/>
            <w:tcMar>
              <w:top w:w="100" w:type="dxa"/>
              <w:left w:w="100" w:type="dxa"/>
              <w:bottom w:w="100" w:type="dxa"/>
              <w:right w:w="100" w:type="dxa"/>
            </w:tcMar>
          </w:tcPr>
          <w:p w14:paraId="7D51F655"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LCL</w:t>
            </w:r>
          </w:p>
        </w:tc>
        <w:tc>
          <w:tcPr>
            <w:tcW w:w="1560" w:type="dxa"/>
            <w:shd w:val="clear" w:color="auto" w:fill="auto"/>
            <w:tcMar>
              <w:top w:w="100" w:type="dxa"/>
              <w:left w:w="100" w:type="dxa"/>
              <w:bottom w:w="100" w:type="dxa"/>
              <w:right w:w="100" w:type="dxa"/>
            </w:tcMar>
          </w:tcPr>
          <w:p w14:paraId="4C642173"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UCL</w:t>
            </w:r>
          </w:p>
        </w:tc>
        <w:tc>
          <w:tcPr>
            <w:tcW w:w="1560" w:type="dxa"/>
            <w:shd w:val="clear" w:color="auto" w:fill="auto"/>
            <w:tcMar>
              <w:top w:w="100" w:type="dxa"/>
              <w:left w:w="100" w:type="dxa"/>
              <w:bottom w:w="100" w:type="dxa"/>
              <w:right w:w="100" w:type="dxa"/>
            </w:tcMar>
          </w:tcPr>
          <w:p w14:paraId="38641B4F"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p-value</w:t>
            </w:r>
          </w:p>
        </w:tc>
        <w:tc>
          <w:tcPr>
            <w:tcW w:w="1560" w:type="dxa"/>
            <w:shd w:val="clear" w:color="auto" w:fill="auto"/>
            <w:tcMar>
              <w:top w:w="100" w:type="dxa"/>
              <w:left w:w="100" w:type="dxa"/>
              <w:bottom w:w="100" w:type="dxa"/>
              <w:right w:w="100" w:type="dxa"/>
            </w:tcMar>
          </w:tcPr>
          <w:p w14:paraId="73787A11"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1666E609" w14:textId="77777777">
        <w:tc>
          <w:tcPr>
            <w:tcW w:w="2055" w:type="dxa"/>
            <w:shd w:val="clear" w:color="auto" w:fill="auto"/>
            <w:tcMar>
              <w:top w:w="100" w:type="dxa"/>
              <w:left w:w="100" w:type="dxa"/>
              <w:bottom w:w="100" w:type="dxa"/>
              <w:right w:w="100" w:type="dxa"/>
            </w:tcMar>
          </w:tcPr>
          <w:p w14:paraId="5D7B6048"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 xml:space="preserve">Time Zero - Control </w:t>
            </w:r>
          </w:p>
        </w:tc>
        <w:tc>
          <w:tcPr>
            <w:tcW w:w="1350" w:type="dxa"/>
            <w:shd w:val="clear" w:color="auto" w:fill="auto"/>
            <w:tcMar>
              <w:top w:w="100" w:type="dxa"/>
              <w:left w:w="100" w:type="dxa"/>
              <w:bottom w:w="100" w:type="dxa"/>
              <w:right w:w="100" w:type="dxa"/>
            </w:tcMar>
          </w:tcPr>
          <w:p w14:paraId="61298A70"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0.39</w:t>
            </w:r>
          </w:p>
        </w:tc>
        <w:tc>
          <w:tcPr>
            <w:tcW w:w="1275" w:type="dxa"/>
            <w:shd w:val="clear" w:color="auto" w:fill="auto"/>
            <w:tcMar>
              <w:top w:w="100" w:type="dxa"/>
              <w:left w:w="100" w:type="dxa"/>
              <w:bottom w:w="100" w:type="dxa"/>
              <w:right w:w="100" w:type="dxa"/>
            </w:tcMar>
          </w:tcPr>
          <w:p w14:paraId="11B0D431"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0.179</w:t>
            </w:r>
          </w:p>
        </w:tc>
        <w:tc>
          <w:tcPr>
            <w:tcW w:w="1560" w:type="dxa"/>
            <w:shd w:val="clear" w:color="auto" w:fill="auto"/>
            <w:tcMar>
              <w:top w:w="100" w:type="dxa"/>
              <w:left w:w="100" w:type="dxa"/>
              <w:bottom w:w="100" w:type="dxa"/>
              <w:right w:w="100" w:type="dxa"/>
            </w:tcMar>
          </w:tcPr>
          <w:p w14:paraId="47C905B0"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0.598</w:t>
            </w:r>
          </w:p>
        </w:tc>
        <w:tc>
          <w:tcPr>
            <w:tcW w:w="1560" w:type="dxa"/>
            <w:shd w:val="clear" w:color="auto" w:fill="auto"/>
            <w:tcMar>
              <w:top w:w="100" w:type="dxa"/>
              <w:left w:w="100" w:type="dxa"/>
              <w:bottom w:w="100" w:type="dxa"/>
              <w:right w:w="100" w:type="dxa"/>
            </w:tcMar>
          </w:tcPr>
          <w:p w14:paraId="05EBF906"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0.003</w:t>
            </w:r>
          </w:p>
        </w:tc>
        <w:tc>
          <w:tcPr>
            <w:tcW w:w="1560" w:type="dxa"/>
            <w:shd w:val="clear" w:color="auto" w:fill="auto"/>
            <w:tcMar>
              <w:top w:w="100" w:type="dxa"/>
              <w:left w:w="100" w:type="dxa"/>
              <w:bottom w:w="100" w:type="dxa"/>
              <w:right w:w="100" w:type="dxa"/>
            </w:tcMar>
          </w:tcPr>
          <w:p w14:paraId="48BD049D"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61167352" w14:textId="77777777">
        <w:tc>
          <w:tcPr>
            <w:tcW w:w="2055" w:type="dxa"/>
            <w:shd w:val="clear" w:color="auto" w:fill="auto"/>
            <w:tcMar>
              <w:top w:w="100" w:type="dxa"/>
              <w:left w:w="100" w:type="dxa"/>
              <w:bottom w:w="100" w:type="dxa"/>
              <w:right w:w="100" w:type="dxa"/>
            </w:tcMar>
          </w:tcPr>
          <w:p w14:paraId="0493A96F"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DIN - Control</w:t>
            </w:r>
          </w:p>
        </w:tc>
        <w:tc>
          <w:tcPr>
            <w:tcW w:w="1350" w:type="dxa"/>
            <w:shd w:val="clear" w:color="auto" w:fill="auto"/>
            <w:tcMar>
              <w:top w:w="100" w:type="dxa"/>
              <w:left w:w="100" w:type="dxa"/>
              <w:bottom w:w="100" w:type="dxa"/>
              <w:right w:w="100" w:type="dxa"/>
            </w:tcMar>
          </w:tcPr>
          <w:p w14:paraId="2FD7C9B6"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1.79</w:t>
            </w:r>
          </w:p>
        </w:tc>
        <w:tc>
          <w:tcPr>
            <w:tcW w:w="1275" w:type="dxa"/>
            <w:shd w:val="clear" w:color="auto" w:fill="auto"/>
            <w:tcMar>
              <w:top w:w="100" w:type="dxa"/>
              <w:left w:w="100" w:type="dxa"/>
              <w:bottom w:w="100" w:type="dxa"/>
              <w:right w:w="100" w:type="dxa"/>
            </w:tcMar>
          </w:tcPr>
          <w:p w14:paraId="0462226A"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1.31</w:t>
            </w:r>
          </w:p>
        </w:tc>
        <w:tc>
          <w:tcPr>
            <w:tcW w:w="1560" w:type="dxa"/>
            <w:shd w:val="clear" w:color="auto" w:fill="auto"/>
            <w:tcMar>
              <w:top w:w="100" w:type="dxa"/>
              <w:left w:w="100" w:type="dxa"/>
              <w:bottom w:w="100" w:type="dxa"/>
              <w:right w:w="100" w:type="dxa"/>
            </w:tcMar>
          </w:tcPr>
          <w:p w14:paraId="43CEE113"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2.27</w:t>
            </w:r>
          </w:p>
        </w:tc>
        <w:tc>
          <w:tcPr>
            <w:tcW w:w="1560" w:type="dxa"/>
            <w:shd w:val="clear" w:color="auto" w:fill="auto"/>
            <w:tcMar>
              <w:top w:w="100" w:type="dxa"/>
              <w:left w:w="100" w:type="dxa"/>
              <w:bottom w:w="100" w:type="dxa"/>
              <w:right w:w="100" w:type="dxa"/>
            </w:tcMar>
          </w:tcPr>
          <w:p w14:paraId="729D61F4"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0.0000765</w:t>
            </w:r>
          </w:p>
        </w:tc>
        <w:tc>
          <w:tcPr>
            <w:tcW w:w="1560" w:type="dxa"/>
            <w:shd w:val="clear" w:color="auto" w:fill="auto"/>
            <w:tcMar>
              <w:top w:w="100" w:type="dxa"/>
              <w:left w:w="100" w:type="dxa"/>
              <w:bottom w:w="100" w:type="dxa"/>
              <w:right w:w="100" w:type="dxa"/>
            </w:tcMar>
          </w:tcPr>
          <w:p w14:paraId="1AC3B57E"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592516D2" w14:textId="77777777">
        <w:tc>
          <w:tcPr>
            <w:tcW w:w="2055" w:type="dxa"/>
            <w:shd w:val="clear" w:color="auto" w:fill="auto"/>
            <w:tcMar>
              <w:top w:w="100" w:type="dxa"/>
              <w:left w:w="100" w:type="dxa"/>
              <w:bottom w:w="100" w:type="dxa"/>
              <w:right w:w="100" w:type="dxa"/>
            </w:tcMar>
          </w:tcPr>
          <w:p w14:paraId="3552F4BF"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LP - Control</w:t>
            </w:r>
          </w:p>
        </w:tc>
        <w:tc>
          <w:tcPr>
            <w:tcW w:w="1350" w:type="dxa"/>
            <w:shd w:val="clear" w:color="auto" w:fill="auto"/>
            <w:tcMar>
              <w:top w:w="100" w:type="dxa"/>
              <w:left w:w="100" w:type="dxa"/>
              <w:bottom w:w="100" w:type="dxa"/>
              <w:right w:w="100" w:type="dxa"/>
            </w:tcMar>
          </w:tcPr>
          <w:p w14:paraId="4A8402B3"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0.36</w:t>
            </w:r>
          </w:p>
        </w:tc>
        <w:tc>
          <w:tcPr>
            <w:tcW w:w="1275" w:type="dxa"/>
            <w:shd w:val="clear" w:color="auto" w:fill="auto"/>
            <w:tcMar>
              <w:top w:w="100" w:type="dxa"/>
              <w:left w:w="100" w:type="dxa"/>
              <w:bottom w:w="100" w:type="dxa"/>
              <w:right w:w="100" w:type="dxa"/>
            </w:tcMar>
          </w:tcPr>
          <w:p w14:paraId="45687986"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-0.048</w:t>
            </w:r>
          </w:p>
        </w:tc>
        <w:tc>
          <w:tcPr>
            <w:tcW w:w="1560" w:type="dxa"/>
            <w:shd w:val="clear" w:color="auto" w:fill="auto"/>
            <w:tcMar>
              <w:top w:w="100" w:type="dxa"/>
              <w:left w:w="100" w:type="dxa"/>
              <w:bottom w:w="100" w:type="dxa"/>
              <w:right w:w="100" w:type="dxa"/>
            </w:tcMar>
          </w:tcPr>
          <w:p w14:paraId="540AE41E"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0.772</w:t>
            </w:r>
          </w:p>
        </w:tc>
        <w:tc>
          <w:tcPr>
            <w:tcW w:w="1560" w:type="dxa"/>
            <w:shd w:val="clear" w:color="auto" w:fill="auto"/>
            <w:tcMar>
              <w:top w:w="100" w:type="dxa"/>
              <w:left w:w="100" w:type="dxa"/>
              <w:bottom w:w="100" w:type="dxa"/>
              <w:right w:w="100" w:type="dxa"/>
            </w:tcMar>
          </w:tcPr>
          <w:p w14:paraId="40DE35F4"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0.083</w:t>
            </w:r>
          </w:p>
        </w:tc>
        <w:tc>
          <w:tcPr>
            <w:tcW w:w="1560" w:type="dxa"/>
            <w:shd w:val="clear" w:color="auto" w:fill="auto"/>
            <w:tcMar>
              <w:top w:w="100" w:type="dxa"/>
              <w:left w:w="100" w:type="dxa"/>
              <w:bottom w:w="100" w:type="dxa"/>
              <w:right w:w="100" w:type="dxa"/>
            </w:tcMar>
          </w:tcPr>
          <w:p w14:paraId="27C8B06D"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1BE6692E" w14:textId="77777777">
        <w:tc>
          <w:tcPr>
            <w:tcW w:w="2055" w:type="dxa"/>
            <w:shd w:val="clear" w:color="auto" w:fill="auto"/>
            <w:tcMar>
              <w:top w:w="100" w:type="dxa"/>
              <w:left w:w="100" w:type="dxa"/>
              <w:bottom w:w="100" w:type="dxa"/>
              <w:right w:w="100" w:type="dxa"/>
            </w:tcMar>
          </w:tcPr>
          <w:p w14:paraId="7EE94C3A"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HP - Control</w:t>
            </w:r>
          </w:p>
        </w:tc>
        <w:tc>
          <w:tcPr>
            <w:tcW w:w="1350" w:type="dxa"/>
            <w:shd w:val="clear" w:color="auto" w:fill="auto"/>
            <w:tcMar>
              <w:top w:w="100" w:type="dxa"/>
              <w:left w:w="100" w:type="dxa"/>
              <w:bottom w:w="100" w:type="dxa"/>
              <w:right w:w="100" w:type="dxa"/>
            </w:tcMar>
          </w:tcPr>
          <w:p w14:paraId="571E5A62"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0.223</w:t>
            </w:r>
          </w:p>
        </w:tc>
        <w:tc>
          <w:tcPr>
            <w:tcW w:w="1275" w:type="dxa"/>
            <w:shd w:val="clear" w:color="auto" w:fill="auto"/>
            <w:tcMar>
              <w:top w:w="100" w:type="dxa"/>
              <w:left w:w="100" w:type="dxa"/>
              <w:bottom w:w="100" w:type="dxa"/>
              <w:right w:w="100" w:type="dxa"/>
            </w:tcMar>
          </w:tcPr>
          <w:p w14:paraId="427E519F"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0.0142</w:t>
            </w:r>
          </w:p>
        </w:tc>
        <w:tc>
          <w:tcPr>
            <w:tcW w:w="1560" w:type="dxa"/>
            <w:shd w:val="clear" w:color="auto" w:fill="auto"/>
            <w:tcMar>
              <w:top w:w="100" w:type="dxa"/>
              <w:left w:w="100" w:type="dxa"/>
              <w:bottom w:w="100" w:type="dxa"/>
              <w:right w:w="100" w:type="dxa"/>
            </w:tcMar>
          </w:tcPr>
          <w:p w14:paraId="030E0972"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0.432</w:t>
            </w:r>
          </w:p>
        </w:tc>
        <w:tc>
          <w:tcPr>
            <w:tcW w:w="1560" w:type="dxa"/>
            <w:shd w:val="clear" w:color="auto" w:fill="auto"/>
            <w:tcMar>
              <w:top w:w="100" w:type="dxa"/>
              <w:left w:w="100" w:type="dxa"/>
              <w:bottom w:w="100" w:type="dxa"/>
              <w:right w:w="100" w:type="dxa"/>
            </w:tcMar>
          </w:tcPr>
          <w:p w14:paraId="4C8D153B"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0.038</w:t>
            </w:r>
          </w:p>
        </w:tc>
        <w:tc>
          <w:tcPr>
            <w:tcW w:w="1560" w:type="dxa"/>
            <w:shd w:val="clear" w:color="auto" w:fill="auto"/>
            <w:tcMar>
              <w:top w:w="100" w:type="dxa"/>
              <w:left w:w="100" w:type="dxa"/>
              <w:bottom w:w="100" w:type="dxa"/>
              <w:right w:w="100" w:type="dxa"/>
            </w:tcMar>
          </w:tcPr>
          <w:p w14:paraId="5B7468D4"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54FA22FC" w14:textId="77777777">
        <w:tc>
          <w:tcPr>
            <w:tcW w:w="2055" w:type="dxa"/>
            <w:shd w:val="clear" w:color="auto" w:fill="auto"/>
            <w:tcMar>
              <w:top w:w="100" w:type="dxa"/>
              <w:left w:w="100" w:type="dxa"/>
              <w:bottom w:w="100" w:type="dxa"/>
              <w:right w:w="100" w:type="dxa"/>
            </w:tcMar>
          </w:tcPr>
          <w:p w14:paraId="715DCD38"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 xml:space="preserve">DIN + LP - Control </w:t>
            </w:r>
          </w:p>
        </w:tc>
        <w:tc>
          <w:tcPr>
            <w:tcW w:w="1350" w:type="dxa"/>
            <w:shd w:val="clear" w:color="auto" w:fill="auto"/>
            <w:tcMar>
              <w:top w:w="100" w:type="dxa"/>
              <w:left w:w="100" w:type="dxa"/>
              <w:bottom w:w="100" w:type="dxa"/>
              <w:right w:w="100" w:type="dxa"/>
            </w:tcMar>
          </w:tcPr>
          <w:p w14:paraId="3696D06F"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1.82</w:t>
            </w:r>
          </w:p>
        </w:tc>
        <w:tc>
          <w:tcPr>
            <w:tcW w:w="1275" w:type="dxa"/>
            <w:shd w:val="clear" w:color="auto" w:fill="auto"/>
            <w:tcMar>
              <w:top w:w="100" w:type="dxa"/>
              <w:left w:w="100" w:type="dxa"/>
              <w:bottom w:w="100" w:type="dxa"/>
              <w:right w:w="100" w:type="dxa"/>
            </w:tcMar>
          </w:tcPr>
          <w:p w14:paraId="52C70C2A"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1.83</w:t>
            </w:r>
          </w:p>
        </w:tc>
        <w:tc>
          <w:tcPr>
            <w:tcW w:w="1560" w:type="dxa"/>
            <w:shd w:val="clear" w:color="auto" w:fill="auto"/>
            <w:tcMar>
              <w:top w:w="100" w:type="dxa"/>
              <w:left w:w="100" w:type="dxa"/>
              <w:bottom w:w="100" w:type="dxa"/>
              <w:right w:w="100" w:type="dxa"/>
            </w:tcMar>
          </w:tcPr>
          <w:p w14:paraId="392A78EE"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2.38</w:t>
            </w:r>
          </w:p>
        </w:tc>
        <w:tc>
          <w:tcPr>
            <w:tcW w:w="1560" w:type="dxa"/>
            <w:shd w:val="clear" w:color="auto" w:fill="auto"/>
            <w:tcMar>
              <w:top w:w="100" w:type="dxa"/>
              <w:left w:w="100" w:type="dxa"/>
              <w:bottom w:w="100" w:type="dxa"/>
              <w:right w:w="100" w:type="dxa"/>
            </w:tcMar>
          </w:tcPr>
          <w:p w14:paraId="2D6E1BDA"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0.0000000481</w:t>
            </w:r>
          </w:p>
        </w:tc>
        <w:tc>
          <w:tcPr>
            <w:tcW w:w="1560" w:type="dxa"/>
            <w:shd w:val="clear" w:color="auto" w:fill="auto"/>
            <w:tcMar>
              <w:top w:w="100" w:type="dxa"/>
              <w:left w:w="100" w:type="dxa"/>
              <w:bottom w:w="100" w:type="dxa"/>
              <w:right w:w="100" w:type="dxa"/>
            </w:tcMar>
          </w:tcPr>
          <w:p w14:paraId="742F486B"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77ACD393" w14:textId="77777777">
        <w:tc>
          <w:tcPr>
            <w:tcW w:w="2055" w:type="dxa"/>
            <w:shd w:val="clear" w:color="auto" w:fill="auto"/>
            <w:tcMar>
              <w:top w:w="100" w:type="dxa"/>
              <w:left w:w="100" w:type="dxa"/>
              <w:bottom w:w="100" w:type="dxa"/>
              <w:right w:w="100" w:type="dxa"/>
            </w:tcMar>
          </w:tcPr>
          <w:p w14:paraId="1B1D0FF7"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DIN + HP - Control</w:t>
            </w:r>
          </w:p>
        </w:tc>
        <w:tc>
          <w:tcPr>
            <w:tcW w:w="1350" w:type="dxa"/>
            <w:shd w:val="clear" w:color="auto" w:fill="auto"/>
            <w:tcMar>
              <w:top w:w="100" w:type="dxa"/>
              <w:left w:w="100" w:type="dxa"/>
              <w:bottom w:w="100" w:type="dxa"/>
              <w:right w:w="100" w:type="dxa"/>
            </w:tcMar>
          </w:tcPr>
          <w:p w14:paraId="44FA3838"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2.10</w:t>
            </w:r>
          </w:p>
        </w:tc>
        <w:tc>
          <w:tcPr>
            <w:tcW w:w="1275" w:type="dxa"/>
            <w:shd w:val="clear" w:color="auto" w:fill="auto"/>
            <w:tcMar>
              <w:top w:w="100" w:type="dxa"/>
              <w:left w:w="100" w:type="dxa"/>
              <w:bottom w:w="100" w:type="dxa"/>
              <w:right w:w="100" w:type="dxa"/>
            </w:tcMar>
          </w:tcPr>
          <w:p w14:paraId="4E4B8CBE"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1.17</w:t>
            </w:r>
          </w:p>
        </w:tc>
        <w:tc>
          <w:tcPr>
            <w:tcW w:w="1560" w:type="dxa"/>
            <w:shd w:val="clear" w:color="auto" w:fill="auto"/>
            <w:tcMar>
              <w:top w:w="100" w:type="dxa"/>
              <w:left w:w="100" w:type="dxa"/>
              <w:bottom w:w="100" w:type="dxa"/>
              <w:right w:w="100" w:type="dxa"/>
            </w:tcMar>
          </w:tcPr>
          <w:p w14:paraId="43632B0B"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2.47</w:t>
            </w:r>
          </w:p>
        </w:tc>
        <w:tc>
          <w:tcPr>
            <w:tcW w:w="1560" w:type="dxa"/>
            <w:shd w:val="clear" w:color="auto" w:fill="auto"/>
            <w:tcMar>
              <w:top w:w="100" w:type="dxa"/>
              <w:left w:w="100" w:type="dxa"/>
              <w:bottom w:w="100" w:type="dxa"/>
              <w:right w:w="100" w:type="dxa"/>
            </w:tcMar>
          </w:tcPr>
          <w:p w14:paraId="4E770C8D"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0.000574</w:t>
            </w:r>
          </w:p>
        </w:tc>
        <w:tc>
          <w:tcPr>
            <w:tcW w:w="1560" w:type="dxa"/>
            <w:shd w:val="clear" w:color="auto" w:fill="auto"/>
            <w:tcMar>
              <w:top w:w="100" w:type="dxa"/>
              <w:left w:w="100" w:type="dxa"/>
              <w:bottom w:w="100" w:type="dxa"/>
              <w:right w:w="100" w:type="dxa"/>
            </w:tcMar>
          </w:tcPr>
          <w:p w14:paraId="482968F8"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24CA8F2B" w14:textId="77777777">
        <w:tc>
          <w:tcPr>
            <w:tcW w:w="2055" w:type="dxa"/>
            <w:shd w:val="clear" w:color="auto" w:fill="auto"/>
            <w:tcMar>
              <w:top w:w="100" w:type="dxa"/>
              <w:left w:w="100" w:type="dxa"/>
              <w:bottom w:w="100" w:type="dxa"/>
              <w:right w:w="100" w:type="dxa"/>
            </w:tcMar>
          </w:tcPr>
          <w:p w14:paraId="3C3D944E"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Time Zero - DIN</w:t>
            </w:r>
          </w:p>
        </w:tc>
        <w:tc>
          <w:tcPr>
            <w:tcW w:w="1350" w:type="dxa"/>
            <w:shd w:val="clear" w:color="auto" w:fill="auto"/>
            <w:tcMar>
              <w:top w:w="100" w:type="dxa"/>
              <w:left w:w="100" w:type="dxa"/>
              <w:bottom w:w="100" w:type="dxa"/>
              <w:right w:w="100" w:type="dxa"/>
            </w:tcMar>
          </w:tcPr>
          <w:p w14:paraId="216F4F60"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-1.40</w:t>
            </w:r>
          </w:p>
        </w:tc>
        <w:tc>
          <w:tcPr>
            <w:tcW w:w="1275" w:type="dxa"/>
            <w:shd w:val="clear" w:color="auto" w:fill="auto"/>
            <w:tcMar>
              <w:top w:w="100" w:type="dxa"/>
              <w:left w:w="100" w:type="dxa"/>
              <w:bottom w:w="100" w:type="dxa"/>
              <w:right w:w="100" w:type="dxa"/>
            </w:tcMar>
          </w:tcPr>
          <w:p w14:paraId="4644E3F3"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-1.90</w:t>
            </w:r>
          </w:p>
        </w:tc>
        <w:tc>
          <w:tcPr>
            <w:tcW w:w="1560" w:type="dxa"/>
            <w:shd w:val="clear" w:color="auto" w:fill="auto"/>
            <w:tcMar>
              <w:top w:w="100" w:type="dxa"/>
              <w:left w:w="100" w:type="dxa"/>
              <w:bottom w:w="100" w:type="dxa"/>
              <w:right w:w="100" w:type="dxa"/>
            </w:tcMar>
          </w:tcPr>
          <w:p w14:paraId="5BE9C575"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-0.899</w:t>
            </w:r>
          </w:p>
        </w:tc>
        <w:tc>
          <w:tcPr>
            <w:tcW w:w="1560" w:type="dxa"/>
            <w:shd w:val="clear" w:color="auto" w:fill="auto"/>
            <w:tcMar>
              <w:top w:w="100" w:type="dxa"/>
              <w:left w:w="100" w:type="dxa"/>
              <w:bottom w:w="100" w:type="dxa"/>
              <w:right w:w="100" w:type="dxa"/>
            </w:tcMar>
          </w:tcPr>
          <w:p w14:paraId="3248EDB9"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0.000889</w:t>
            </w:r>
          </w:p>
        </w:tc>
        <w:tc>
          <w:tcPr>
            <w:tcW w:w="1560" w:type="dxa"/>
            <w:shd w:val="clear" w:color="auto" w:fill="auto"/>
            <w:tcMar>
              <w:top w:w="100" w:type="dxa"/>
              <w:left w:w="100" w:type="dxa"/>
              <w:bottom w:w="100" w:type="dxa"/>
              <w:right w:w="100" w:type="dxa"/>
            </w:tcMar>
          </w:tcPr>
          <w:p w14:paraId="32D4B257"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1CE8CF32" w14:textId="77777777">
        <w:tc>
          <w:tcPr>
            <w:tcW w:w="2055" w:type="dxa"/>
            <w:shd w:val="clear" w:color="auto" w:fill="auto"/>
            <w:tcMar>
              <w:top w:w="100" w:type="dxa"/>
              <w:left w:w="100" w:type="dxa"/>
              <w:bottom w:w="100" w:type="dxa"/>
              <w:right w:w="100" w:type="dxa"/>
            </w:tcMar>
          </w:tcPr>
          <w:p w14:paraId="09E33D1D"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LP - DIN</w:t>
            </w:r>
          </w:p>
        </w:tc>
        <w:tc>
          <w:tcPr>
            <w:tcW w:w="1350" w:type="dxa"/>
            <w:shd w:val="clear" w:color="auto" w:fill="auto"/>
            <w:tcMar>
              <w:top w:w="100" w:type="dxa"/>
              <w:left w:w="100" w:type="dxa"/>
              <w:bottom w:w="100" w:type="dxa"/>
              <w:right w:w="100" w:type="dxa"/>
            </w:tcMar>
          </w:tcPr>
          <w:p w14:paraId="6DAC48DD"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-1.43</w:t>
            </w:r>
          </w:p>
        </w:tc>
        <w:tc>
          <w:tcPr>
            <w:tcW w:w="1275" w:type="dxa"/>
            <w:shd w:val="clear" w:color="auto" w:fill="auto"/>
            <w:tcMar>
              <w:top w:w="100" w:type="dxa"/>
              <w:left w:w="100" w:type="dxa"/>
              <w:bottom w:w="100" w:type="dxa"/>
              <w:right w:w="100" w:type="dxa"/>
            </w:tcMar>
          </w:tcPr>
          <w:p w14:paraId="0574437F"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-1.94</w:t>
            </w:r>
          </w:p>
        </w:tc>
        <w:tc>
          <w:tcPr>
            <w:tcW w:w="1560" w:type="dxa"/>
            <w:shd w:val="clear" w:color="auto" w:fill="auto"/>
            <w:tcMar>
              <w:top w:w="100" w:type="dxa"/>
              <w:left w:w="100" w:type="dxa"/>
              <w:bottom w:w="100" w:type="dxa"/>
              <w:right w:w="100" w:type="dxa"/>
            </w:tcMar>
          </w:tcPr>
          <w:p w14:paraId="584E0054"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-0.909</w:t>
            </w:r>
          </w:p>
        </w:tc>
        <w:tc>
          <w:tcPr>
            <w:tcW w:w="1560" w:type="dxa"/>
            <w:shd w:val="clear" w:color="auto" w:fill="auto"/>
            <w:tcMar>
              <w:top w:w="100" w:type="dxa"/>
              <w:left w:w="100" w:type="dxa"/>
              <w:bottom w:w="100" w:type="dxa"/>
              <w:right w:w="100" w:type="dxa"/>
            </w:tcMar>
          </w:tcPr>
          <w:p w14:paraId="436F8243"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0.000797</w:t>
            </w:r>
          </w:p>
        </w:tc>
        <w:tc>
          <w:tcPr>
            <w:tcW w:w="1560" w:type="dxa"/>
            <w:shd w:val="clear" w:color="auto" w:fill="auto"/>
            <w:tcMar>
              <w:top w:w="100" w:type="dxa"/>
              <w:left w:w="100" w:type="dxa"/>
              <w:bottom w:w="100" w:type="dxa"/>
              <w:right w:w="100" w:type="dxa"/>
            </w:tcMar>
          </w:tcPr>
          <w:p w14:paraId="27E525D3"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1EE76EF0" w14:textId="77777777">
        <w:tc>
          <w:tcPr>
            <w:tcW w:w="2055" w:type="dxa"/>
            <w:shd w:val="clear" w:color="auto" w:fill="auto"/>
            <w:tcMar>
              <w:top w:w="100" w:type="dxa"/>
              <w:left w:w="100" w:type="dxa"/>
              <w:bottom w:w="100" w:type="dxa"/>
              <w:right w:w="100" w:type="dxa"/>
            </w:tcMar>
          </w:tcPr>
          <w:p w14:paraId="2A6165D7"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HP - DIN</w:t>
            </w:r>
          </w:p>
        </w:tc>
        <w:tc>
          <w:tcPr>
            <w:tcW w:w="1350" w:type="dxa"/>
            <w:shd w:val="clear" w:color="auto" w:fill="auto"/>
            <w:tcMar>
              <w:top w:w="100" w:type="dxa"/>
              <w:left w:w="100" w:type="dxa"/>
              <w:bottom w:w="100" w:type="dxa"/>
              <w:right w:w="100" w:type="dxa"/>
            </w:tcMar>
          </w:tcPr>
          <w:p w14:paraId="758CB72E"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-1.56</w:t>
            </w:r>
          </w:p>
        </w:tc>
        <w:tc>
          <w:tcPr>
            <w:tcW w:w="1275" w:type="dxa"/>
            <w:shd w:val="clear" w:color="auto" w:fill="auto"/>
            <w:tcMar>
              <w:top w:w="100" w:type="dxa"/>
              <w:left w:w="100" w:type="dxa"/>
              <w:bottom w:w="100" w:type="dxa"/>
              <w:right w:w="100" w:type="dxa"/>
            </w:tcMar>
          </w:tcPr>
          <w:p w14:paraId="325C43E4"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-2.06</w:t>
            </w:r>
          </w:p>
        </w:tc>
        <w:tc>
          <w:tcPr>
            <w:tcW w:w="1560" w:type="dxa"/>
            <w:shd w:val="clear" w:color="auto" w:fill="auto"/>
            <w:tcMar>
              <w:top w:w="100" w:type="dxa"/>
              <w:left w:w="100" w:type="dxa"/>
              <w:bottom w:w="100" w:type="dxa"/>
              <w:right w:w="100" w:type="dxa"/>
            </w:tcMar>
          </w:tcPr>
          <w:p w14:paraId="18A55620"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-1.07</w:t>
            </w:r>
          </w:p>
        </w:tc>
        <w:tc>
          <w:tcPr>
            <w:tcW w:w="1560" w:type="dxa"/>
            <w:shd w:val="clear" w:color="auto" w:fill="auto"/>
            <w:tcMar>
              <w:top w:w="100" w:type="dxa"/>
              <w:left w:w="100" w:type="dxa"/>
              <w:bottom w:w="100" w:type="dxa"/>
              <w:right w:w="100" w:type="dxa"/>
            </w:tcMar>
          </w:tcPr>
          <w:p w14:paraId="19E5CA5E"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0.000526</w:t>
            </w:r>
          </w:p>
        </w:tc>
        <w:tc>
          <w:tcPr>
            <w:tcW w:w="1560" w:type="dxa"/>
            <w:shd w:val="clear" w:color="auto" w:fill="auto"/>
            <w:tcMar>
              <w:top w:w="100" w:type="dxa"/>
              <w:left w:w="100" w:type="dxa"/>
              <w:bottom w:w="100" w:type="dxa"/>
              <w:right w:w="100" w:type="dxa"/>
            </w:tcMar>
          </w:tcPr>
          <w:p w14:paraId="1F91293B"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442C5A77" w14:textId="77777777">
        <w:tc>
          <w:tcPr>
            <w:tcW w:w="2055" w:type="dxa"/>
            <w:shd w:val="clear" w:color="auto" w:fill="auto"/>
            <w:tcMar>
              <w:top w:w="100" w:type="dxa"/>
              <w:left w:w="100" w:type="dxa"/>
              <w:bottom w:w="100" w:type="dxa"/>
              <w:right w:w="100" w:type="dxa"/>
            </w:tcMar>
          </w:tcPr>
          <w:p w14:paraId="2F97B100"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DIN + LP - DIN</w:t>
            </w:r>
          </w:p>
        </w:tc>
        <w:tc>
          <w:tcPr>
            <w:tcW w:w="1350" w:type="dxa"/>
            <w:shd w:val="clear" w:color="auto" w:fill="auto"/>
            <w:tcMar>
              <w:top w:w="100" w:type="dxa"/>
              <w:left w:w="100" w:type="dxa"/>
              <w:bottom w:w="100" w:type="dxa"/>
              <w:right w:w="100" w:type="dxa"/>
            </w:tcMar>
          </w:tcPr>
          <w:p w14:paraId="696E0F3C"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0.0323</w:t>
            </w:r>
          </w:p>
        </w:tc>
        <w:tc>
          <w:tcPr>
            <w:tcW w:w="1275" w:type="dxa"/>
            <w:shd w:val="clear" w:color="auto" w:fill="auto"/>
            <w:tcMar>
              <w:top w:w="100" w:type="dxa"/>
              <w:left w:w="100" w:type="dxa"/>
              <w:bottom w:w="100" w:type="dxa"/>
              <w:right w:w="100" w:type="dxa"/>
            </w:tcMar>
          </w:tcPr>
          <w:p w14:paraId="3E4B6084"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-0.632</w:t>
            </w:r>
          </w:p>
        </w:tc>
        <w:tc>
          <w:tcPr>
            <w:tcW w:w="1560" w:type="dxa"/>
            <w:shd w:val="clear" w:color="auto" w:fill="auto"/>
            <w:tcMar>
              <w:top w:w="100" w:type="dxa"/>
              <w:left w:w="100" w:type="dxa"/>
              <w:bottom w:w="100" w:type="dxa"/>
              <w:right w:w="100" w:type="dxa"/>
            </w:tcMar>
          </w:tcPr>
          <w:p w14:paraId="6CC27B1F"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0.697</w:t>
            </w:r>
          </w:p>
        </w:tc>
        <w:tc>
          <w:tcPr>
            <w:tcW w:w="1560" w:type="dxa"/>
            <w:shd w:val="clear" w:color="auto" w:fill="auto"/>
            <w:tcMar>
              <w:top w:w="100" w:type="dxa"/>
              <w:left w:w="100" w:type="dxa"/>
              <w:bottom w:w="100" w:type="dxa"/>
              <w:right w:w="100" w:type="dxa"/>
            </w:tcMar>
          </w:tcPr>
          <w:p w14:paraId="7BFA45ED"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w:t>
            </w:r>
          </w:p>
        </w:tc>
        <w:tc>
          <w:tcPr>
            <w:tcW w:w="1560" w:type="dxa"/>
            <w:shd w:val="clear" w:color="auto" w:fill="auto"/>
            <w:tcMar>
              <w:top w:w="100" w:type="dxa"/>
              <w:left w:w="100" w:type="dxa"/>
              <w:bottom w:w="100" w:type="dxa"/>
              <w:right w:w="100" w:type="dxa"/>
            </w:tcMar>
          </w:tcPr>
          <w:p w14:paraId="4B598411"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13ABC097" w14:textId="77777777">
        <w:tc>
          <w:tcPr>
            <w:tcW w:w="2055" w:type="dxa"/>
            <w:shd w:val="clear" w:color="auto" w:fill="auto"/>
            <w:tcMar>
              <w:top w:w="100" w:type="dxa"/>
              <w:left w:w="100" w:type="dxa"/>
              <w:bottom w:w="100" w:type="dxa"/>
              <w:right w:w="100" w:type="dxa"/>
            </w:tcMar>
          </w:tcPr>
          <w:p w14:paraId="74975C59"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DIN + HP - DIN</w:t>
            </w:r>
          </w:p>
        </w:tc>
        <w:tc>
          <w:tcPr>
            <w:tcW w:w="1350" w:type="dxa"/>
            <w:shd w:val="clear" w:color="auto" w:fill="auto"/>
            <w:tcMar>
              <w:top w:w="100" w:type="dxa"/>
              <w:left w:w="100" w:type="dxa"/>
              <w:bottom w:w="100" w:type="dxa"/>
              <w:right w:w="100" w:type="dxa"/>
            </w:tcMar>
          </w:tcPr>
          <w:p w14:paraId="6DBEA95B"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0.316</w:t>
            </w:r>
          </w:p>
        </w:tc>
        <w:tc>
          <w:tcPr>
            <w:tcW w:w="1275" w:type="dxa"/>
            <w:shd w:val="clear" w:color="auto" w:fill="auto"/>
            <w:tcMar>
              <w:top w:w="100" w:type="dxa"/>
              <w:left w:w="100" w:type="dxa"/>
              <w:bottom w:w="100" w:type="dxa"/>
              <w:right w:w="100" w:type="dxa"/>
            </w:tcMar>
          </w:tcPr>
          <w:p w14:paraId="4673FEF8"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-0.164</w:t>
            </w:r>
          </w:p>
        </w:tc>
        <w:tc>
          <w:tcPr>
            <w:tcW w:w="1560" w:type="dxa"/>
            <w:shd w:val="clear" w:color="auto" w:fill="auto"/>
            <w:tcMar>
              <w:top w:w="100" w:type="dxa"/>
              <w:left w:w="100" w:type="dxa"/>
              <w:bottom w:w="100" w:type="dxa"/>
              <w:right w:w="100" w:type="dxa"/>
            </w:tcMar>
          </w:tcPr>
          <w:p w14:paraId="6B09541F"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0.796</w:t>
            </w:r>
          </w:p>
        </w:tc>
        <w:tc>
          <w:tcPr>
            <w:tcW w:w="1560" w:type="dxa"/>
            <w:shd w:val="clear" w:color="auto" w:fill="auto"/>
            <w:tcMar>
              <w:top w:w="100" w:type="dxa"/>
              <w:left w:w="100" w:type="dxa"/>
              <w:bottom w:w="100" w:type="dxa"/>
              <w:right w:w="100" w:type="dxa"/>
            </w:tcMar>
          </w:tcPr>
          <w:p w14:paraId="5FED15E8"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0.233</w:t>
            </w:r>
          </w:p>
        </w:tc>
        <w:tc>
          <w:tcPr>
            <w:tcW w:w="1560" w:type="dxa"/>
            <w:shd w:val="clear" w:color="auto" w:fill="auto"/>
            <w:tcMar>
              <w:top w:w="100" w:type="dxa"/>
              <w:left w:w="100" w:type="dxa"/>
              <w:bottom w:w="100" w:type="dxa"/>
              <w:right w:w="100" w:type="dxa"/>
            </w:tcMar>
          </w:tcPr>
          <w:p w14:paraId="256E4DCF"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34166314" w14:textId="77777777">
        <w:tc>
          <w:tcPr>
            <w:tcW w:w="2055" w:type="dxa"/>
            <w:shd w:val="clear" w:color="auto" w:fill="auto"/>
            <w:tcMar>
              <w:top w:w="100" w:type="dxa"/>
              <w:left w:w="100" w:type="dxa"/>
              <w:bottom w:w="100" w:type="dxa"/>
              <w:right w:w="100" w:type="dxa"/>
            </w:tcMar>
          </w:tcPr>
          <w:p w14:paraId="3F0811C9"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Time Zero - DIN + HP</w:t>
            </w:r>
          </w:p>
        </w:tc>
        <w:tc>
          <w:tcPr>
            <w:tcW w:w="1350" w:type="dxa"/>
            <w:shd w:val="clear" w:color="auto" w:fill="auto"/>
            <w:tcMar>
              <w:top w:w="100" w:type="dxa"/>
              <w:left w:w="100" w:type="dxa"/>
              <w:bottom w:w="100" w:type="dxa"/>
              <w:right w:w="100" w:type="dxa"/>
            </w:tcMar>
          </w:tcPr>
          <w:p w14:paraId="339F16F3"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-1.72</w:t>
            </w:r>
          </w:p>
        </w:tc>
        <w:tc>
          <w:tcPr>
            <w:tcW w:w="1275" w:type="dxa"/>
            <w:shd w:val="clear" w:color="auto" w:fill="auto"/>
            <w:tcMar>
              <w:top w:w="100" w:type="dxa"/>
              <w:left w:w="100" w:type="dxa"/>
              <w:bottom w:w="100" w:type="dxa"/>
              <w:right w:w="100" w:type="dxa"/>
            </w:tcMar>
          </w:tcPr>
          <w:p w14:paraId="79403454"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-1.98</w:t>
            </w:r>
          </w:p>
        </w:tc>
        <w:tc>
          <w:tcPr>
            <w:tcW w:w="1560" w:type="dxa"/>
            <w:shd w:val="clear" w:color="auto" w:fill="auto"/>
            <w:tcMar>
              <w:top w:w="100" w:type="dxa"/>
              <w:left w:w="100" w:type="dxa"/>
              <w:bottom w:w="100" w:type="dxa"/>
              <w:right w:w="100" w:type="dxa"/>
            </w:tcMar>
          </w:tcPr>
          <w:p w14:paraId="2F24625E"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-1.46</w:t>
            </w:r>
          </w:p>
        </w:tc>
        <w:tc>
          <w:tcPr>
            <w:tcW w:w="1560" w:type="dxa"/>
            <w:shd w:val="clear" w:color="auto" w:fill="auto"/>
            <w:tcMar>
              <w:top w:w="100" w:type="dxa"/>
              <w:left w:w="100" w:type="dxa"/>
              <w:bottom w:w="100" w:type="dxa"/>
              <w:right w:w="100" w:type="dxa"/>
            </w:tcMar>
          </w:tcPr>
          <w:p w14:paraId="21DE80B3"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0.0000144</w:t>
            </w:r>
          </w:p>
        </w:tc>
        <w:tc>
          <w:tcPr>
            <w:tcW w:w="1560" w:type="dxa"/>
            <w:shd w:val="clear" w:color="auto" w:fill="auto"/>
            <w:tcMar>
              <w:top w:w="100" w:type="dxa"/>
              <w:left w:w="100" w:type="dxa"/>
              <w:bottom w:w="100" w:type="dxa"/>
              <w:right w:w="100" w:type="dxa"/>
            </w:tcMar>
          </w:tcPr>
          <w:p w14:paraId="6FFC109E"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36F5825C" w14:textId="77777777">
        <w:tc>
          <w:tcPr>
            <w:tcW w:w="2055" w:type="dxa"/>
            <w:shd w:val="clear" w:color="auto" w:fill="auto"/>
            <w:tcMar>
              <w:top w:w="100" w:type="dxa"/>
              <w:left w:w="100" w:type="dxa"/>
              <w:bottom w:w="100" w:type="dxa"/>
              <w:right w:w="100" w:type="dxa"/>
            </w:tcMar>
          </w:tcPr>
          <w:p w14:paraId="59E3BC79"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LP - DIN + HP</w:t>
            </w:r>
          </w:p>
        </w:tc>
        <w:tc>
          <w:tcPr>
            <w:tcW w:w="1350" w:type="dxa"/>
            <w:shd w:val="clear" w:color="auto" w:fill="auto"/>
            <w:tcMar>
              <w:top w:w="100" w:type="dxa"/>
              <w:left w:w="100" w:type="dxa"/>
              <w:bottom w:w="100" w:type="dxa"/>
              <w:right w:w="100" w:type="dxa"/>
            </w:tcMar>
          </w:tcPr>
          <w:p w14:paraId="10C24F5E"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-1.74</w:t>
            </w:r>
          </w:p>
        </w:tc>
        <w:tc>
          <w:tcPr>
            <w:tcW w:w="1275" w:type="dxa"/>
            <w:shd w:val="clear" w:color="auto" w:fill="auto"/>
            <w:tcMar>
              <w:top w:w="100" w:type="dxa"/>
              <w:left w:w="100" w:type="dxa"/>
              <w:bottom w:w="100" w:type="dxa"/>
              <w:right w:w="100" w:type="dxa"/>
            </w:tcMar>
          </w:tcPr>
          <w:p w14:paraId="096B81B9"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-2.16</w:t>
            </w:r>
          </w:p>
        </w:tc>
        <w:tc>
          <w:tcPr>
            <w:tcW w:w="1560" w:type="dxa"/>
            <w:shd w:val="clear" w:color="auto" w:fill="auto"/>
            <w:tcMar>
              <w:top w:w="100" w:type="dxa"/>
              <w:left w:w="100" w:type="dxa"/>
              <w:bottom w:w="100" w:type="dxa"/>
              <w:right w:w="100" w:type="dxa"/>
            </w:tcMar>
          </w:tcPr>
          <w:p w14:paraId="7C5C4F00"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-1.33</w:t>
            </w:r>
          </w:p>
        </w:tc>
        <w:tc>
          <w:tcPr>
            <w:tcW w:w="1560" w:type="dxa"/>
            <w:shd w:val="clear" w:color="auto" w:fill="auto"/>
            <w:tcMar>
              <w:top w:w="100" w:type="dxa"/>
              <w:left w:w="100" w:type="dxa"/>
              <w:bottom w:w="100" w:type="dxa"/>
              <w:right w:w="100" w:type="dxa"/>
            </w:tcMar>
          </w:tcPr>
          <w:p w14:paraId="7C4FA710"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0.0000105</w:t>
            </w:r>
          </w:p>
        </w:tc>
        <w:tc>
          <w:tcPr>
            <w:tcW w:w="1560" w:type="dxa"/>
            <w:shd w:val="clear" w:color="auto" w:fill="auto"/>
            <w:tcMar>
              <w:top w:w="100" w:type="dxa"/>
              <w:left w:w="100" w:type="dxa"/>
              <w:bottom w:w="100" w:type="dxa"/>
              <w:right w:w="100" w:type="dxa"/>
            </w:tcMar>
          </w:tcPr>
          <w:p w14:paraId="16C8F897"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1400E2C6" w14:textId="77777777">
        <w:tc>
          <w:tcPr>
            <w:tcW w:w="2055" w:type="dxa"/>
            <w:shd w:val="clear" w:color="auto" w:fill="auto"/>
            <w:tcMar>
              <w:top w:w="100" w:type="dxa"/>
              <w:left w:w="100" w:type="dxa"/>
              <w:bottom w:w="100" w:type="dxa"/>
              <w:right w:w="100" w:type="dxa"/>
            </w:tcMar>
          </w:tcPr>
          <w:p w14:paraId="0396E488"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HP - DIN + HP</w:t>
            </w:r>
          </w:p>
        </w:tc>
        <w:tc>
          <w:tcPr>
            <w:tcW w:w="1350" w:type="dxa"/>
            <w:shd w:val="clear" w:color="auto" w:fill="auto"/>
            <w:tcMar>
              <w:top w:w="100" w:type="dxa"/>
              <w:left w:w="100" w:type="dxa"/>
              <w:bottom w:w="100" w:type="dxa"/>
              <w:right w:w="100" w:type="dxa"/>
            </w:tcMar>
          </w:tcPr>
          <w:p w14:paraId="4EC9F877"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-1.88</w:t>
            </w:r>
          </w:p>
        </w:tc>
        <w:tc>
          <w:tcPr>
            <w:tcW w:w="1275" w:type="dxa"/>
            <w:shd w:val="clear" w:color="auto" w:fill="auto"/>
            <w:tcMar>
              <w:top w:w="100" w:type="dxa"/>
              <w:left w:w="100" w:type="dxa"/>
              <w:bottom w:w="100" w:type="dxa"/>
              <w:right w:w="100" w:type="dxa"/>
            </w:tcMar>
          </w:tcPr>
          <w:p w14:paraId="354DDCE0"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-2.14</w:t>
            </w:r>
          </w:p>
        </w:tc>
        <w:tc>
          <w:tcPr>
            <w:tcW w:w="1560" w:type="dxa"/>
            <w:shd w:val="clear" w:color="auto" w:fill="auto"/>
            <w:tcMar>
              <w:top w:w="100" w:type="dxa"/>
              <w:left w:w="100" w:type="dxa"/>
              <w:bottom w:w="100" w:type="dxa"/>
              <w:right w:w="100" w:type="dxa"/>
            </w:tcMar>
          </w:tcPr>
          <w:p w14:paraId="071F4995"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-1.62</w:t>
            </w:r>
          </w:p>
        </w:tc>
        <w:tc>
          <w:tcPr>
            <w:tcW w:w="1560" w:type="dxa"/>
            <w:shd w:val="clear" w:color="auto" w:fill="auto"/>
            <w:tcMar>
              <w:top w:w="100" w:type="dxa"/>
              <w:left w:w="100" w:type="dxa"/>
              <w:bottom w:w="100" w:type="dxa"/>
              <w:right w:w="100" w:type="dxa"/>
            </w:tcMar>
          </w:tcPr>
          <w:p w14:paraId="56568230"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0.00000815</w:t>
            </w:r>
          </w:p>
        </w:tc>
        <w:tc>
          <w:tcPr>
            <w:tcW w:w="1560" w:type="dxa"/>
            <w:shd w:val="clear" w:color="auto" w:fill="auto"/>
            <w:tcMar>
              <w:top w:w="100" w:type="dxa"/>
              <w:left w:w="100" w:type="dxa"/>
              <w:bottom w:w="100" w:type="dxa"/>
              <w:right w:w="100" w:type="dxa"/>
            </w:tcMar>
          </w:tcPr>
          <w:p w14:paraId="4FCD59F5"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2A505731" w14:textId="77777777">
        <w:tc>
          <w:tcPr>
            <w:tcW w:w="2055" w:type="dxa"/>
            <w:shd w:val="clear" w:color="auto" w:fill="auto"/>
            <w:tcMar>
              <w:top w:w="100" w:type="dxa"/>
              <w:left w:w="100" w:type="dxa"/>
              <w:bottom w:w="100" w:type="dxa"/>
              <w:right w:w="100" w:type="dxa"/>
            </w:tcMar>
          </w:tcPr>
          <w:p w14:paraId="01088672"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DIN + LP - DIN + HP</w:t>
            </w:r>
          </w:p>
        </w:tc>
        <w:tc>
          <w:tcPr>
            <w:tcW w:w="1350" w:type="dxa"/>
            <w:shd w:val="clear" w:color="auto" w:fill="auto"/>
            <w:tcMar>
              <w:top w:w="100" w:type="dxa"/>
              <w:left w:w="100" w:type="dxa"/>
              <w:bottom w:w="100" w:type="dxa"/>
              <w:right w:w="100" w:type="dxa"/>
            </w:tcMar>
          </w:tcPr>
          <w:p w14:paraId="3F1A85F3"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-0.284</w:t>
            </w:r>
          </w:p>
        </w:tc>
        <w:tc>
          <w:tcPr>
            <w:tcW w:w="1275" w:type="dxa"/>
            <w:shd w:val="clear" w:color="auto" w:fill="auto"/>
            <w:tcMar>
              <w:top w:w="100" w:type="dxa"/>
              <w:left w:w="100" w:type="dxa"/>
              <w:bottom w:w="100" w:type="dxa"/>
              <w:right w:w="100" w:type="dxa"/>
            </w:tcMar>
          </w:tcPr>
          <w:p w14:paraId="7791A081"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-0.928</w:t>
            </w:r>
          </w:p>
        </w:tc>
        <w:tc>
          <w:tcPr>
            <w:tcW w:w="1560" w:type="dxa"/>
            <w:shd w:val="clear" w:color="auto" w:fill="auto"/>
            <w:tcMar>
              <w:top w:w="100" w:type="dxa"/>
              <w:left w:w="100" w:type="dxa"/>
              <w:bottom w:w="100" w:type="dxa"/>
              <w:right w:w="100" w:type="dxa"/>
            </w:tcMar>
          </w:tcPr>
          <w:p w14:paraId="28C76961"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0.361</w:t>
            </w:r>
          </w:p>
        </w:tc>
        <w:tc>
          <w:tcPr>
            <w:tcW w:w="1560" w:type="dxa"/>
            <w:shd w:val="clear" w:color="auto" w:fill="auto"/>
            <w:tcMar>
              <w:top w:w="100" w:type="dxa"/>
              <w:left w:w="100" w:type="dxa"/>
              <w:bottom w:w="100" w:type="dxa"/>
              <w:right w:w="100" w:type="dxa"/>
            </w:tcMar>
          </w:tcPr>
          <w:p w14:paraId="0522731A"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0.532</w:t>
            </w:r>
          </w:p>
        </w:tc>
        <w:tc>
          <w:tcPr>
            <w:tcW w:w="1560" w:type="dxa"/>
            <w:shd w:val="clear" w:color="auto" w:fill="auto"/>
            <w:tcMar>
              <w:top w:w="100" w:type="dxa"/>
              <w:left w:w="100" w:type="dxa"/>
              <w:bottom w:w="100" w:type="dxa"/>
              <w:right w:w="100" w:type="dxa"/>
            </w:tcMar>
          </w:tcPr>
          <w:p w14:paraId="15A65D27"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543B0153" w14:textId="77777777">
        <w:tc>
          <w:tcPr>
            <w:tcW w:w="2055" w:type="dxa"/>
            <w:shd w:val="clear" w:color="auto" w:fill="auto"/>
            <w:tcMar>
              <w:top w:w="100" w:type="dxa"/>
              <w:left w:w="100" w:type="dxa"/>
              <w:bottom w:w="100" w:type="dxa"/>
              <w:right w:w="100" w:type="dxa"/>
            </w:tcMar>
          </w:tcPr>
          <w:p w14:paraId="672DCB37"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Time Zero - DIN + LP</w:t>
            </w:r>
          </w:p>
        </w:tc>
        <w:tc>
          <w:tcPr>
            <w:tcW w:w="1350" w:type="dxa"/>
            <w:shd w:val="clear" w:color="auto" w:fill="auto"/>
            <w:tcMar>
              <w:top w:w="100" w:type="dxa"/>
              <w:left w:w="100" w:type="dxa"/>
              <w:bottom w:w="100" w:type="dxa"/>
              <w:right w:w="100" w:type="dxa"/>
            </w:tcMar>
          </w:tcPr>
          <w:p w14:paraId="62D9E3B5"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-1.43</w:t>
            </w:r>
          </w:p>
        </w:tc>
        <w:tc>
          <w:tcPr>
            <w:tcW w:w="1275" w:type="dxa"/>
            <w:shd w:val="clear" w:color="auto" w:fill="auto"/>
            <w:tcMar>
              <w:top w:w="100" w:type="dxa"/>
              <w:left w:w="100" w:type="dxa"/>
              <w:bottom w:w="100" w:type="dxa"/>
              <w:right w:w="100" w:type="dxa"/>
            </w:tcMar>
          </w:tcPr>
          <w:p w14:paraId="5C0171B7"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-2.11</w:t>
            </w:r>
          </w:p>
        </w:tc>
        <w:tc>
          <w:tcPr>
            <w:tcW w:w="1560" w:type="dxa"/>
            <w:shd w:val="clear" w:color="auto" w:fill="auto"/>
            <w:tcMar>
              <w:top w:w="100" w:type="dxa"/>
              <w:left w:w="100" w:type="dxa"/>
              <w:bottom w:w="100" w:type="dxa"/>
              <w:right w:w="100" w:type="dxa"/>
            </w:tcMar>
          </w:tcPr>
          <w:p w14:paraId="3E7466F3"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-0.759</w:t>
            </w:r>
          </w:p>
        </w:tc>
        <w:tc>
          <w:tcPr>
            <w:tcW w:w="1560" w:type="dxa"/>
            <w:shd w:val="clear" w:color="auto" w:fill="auto"/>
            <w:tcMar>
              <w:top w:w="100" w:type="dxa"/>
              <w:left w:w="100" w:type="dxa"/>
              <w:bottom w:w="100" w:type="dxa"/>
              <w:right w:w="100" w:type="dxa"/>
            </w:tcMar>
          </w:tcPr>
          <w:p w14:paraId="129E6095"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0.003</w:t>
            </w:r>
          </w:p>
        </w:tc>
        <w:tc>
          <w:tcPr>
            <w:tcW w:w="1560" w:type="dxa"/>
            <w:shd w:val="clear" w:color="auto" w:fill="auto"/>
            <w:tcMar>
              <w:top w:w="100" w:type="dxa"/>
              <w:left w:w="100" w:type="dxa"/>
              <w:bottom w:w="100" w:type="dxa"/>
              <w:right w:w="100" w:type="dxa"/>
            </w:tcMar>
          </w:tcPr>
          <w:p w14:paraId="60EBE19C"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1AB044F4" w14:textId="77777777">
        <w:tc>
          <w:tcPr>
            <w:tcW w:w="2055" w:type="dxa"/>
            <w:shd w:val="clear" w:color="auto" w:fill="auto"/>
            <w:tcMar>
              <w:top w:w="100" w:type="dxa"/>
              <w:left w:w="100" w:type="dxa"/>
              <w:bottom w:w="100" w:type="dxa"/>
              <w:right w:w="100" w:type="dxa"/>
            </w:tcMar>
          </w:tcPr>
          <w:p w14:paraId="76AEBD51"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LP - DIN + LP</w:t>
            </w:r>
          </w:p>
        </w:tc>
        <w:tc>
          <w:tcPr>
            <w:tcW w:w="1350" w:type="dxa"/>
            <w:shd w:val="clear" w:color="auto" w:fill="auto"/>
            <w:tcMar>
              <w:top w:w="100" w:type="dxa"/>
              <w:left w:w="100" w:type="dxa"/>
              <w:bottom w:w="100" w:type="dxa"/>
              <w:right w:w="100" w:type="dxa"/>
            </w:tcMar>
          </w:tcPr>
          <w:p w14:paraId="28A1C968"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-1.46</w:t>
            </w:r>
          </w:p>
        </w:tc>
        <w:tc>
          <w:tcPr>
            <w:tcW w:w="1275" w:type="dxa"/>
            <w:shd w:val="clear" w:color="auto" w:fill="auto"/>
            <w:tcMar>
              <w:top w:w="100" w:type="dxa"/>
              <w:left w:w="100" w:type="dxa"/>
              <w:bottom w:w="100" w:type="dxa"/>
              <w:right w:w="100" w:type="dxa"/>
            </w:tcMar>
          </w:tcPr>
          <w:p w14:paraId="61B873B8"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-2.11</w:t>
            </w:r>
          </w:p>
        </w:tc>
        <w:tc>
          <w:tcPr>
            <w:tcW w:w="1560" w:type="dxa"/>
            <w:shd w:val="clear" w:color="auto" w:fill="auto"/>
            <w:tcMar>
              <w:top w:w="100" w:type="dxa"/>
              <w:left w:w="100" w:type="dxa"/>
              <w:bottom w:w="100" w:type="dxa"/>
              <w:right w:w="100" w:type="dxa"/>
            </w:tcMar>
          </w:tcPr>
          <w:p w14:paraId="7C3C4AFB"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-0.811</w:t>
            </w:r>
          </w:p>
        </w:tc>
        <w:tc>
          <w:tcPr>
            <w:tcW w:w="1560" w:type="dxa"/>
            <w:shd w:val="clear" w:color="auto" w:fill="auto"/>
            <w:tcMar>
              <w:top w:w="100" w:type="dxa"/>
              <w:left w:w="100" w:type="dxa"/>
              <w:bottom w:w="100" w:type="dxa"/>
              <w:right w:w="100" w:type="dxa"/>
            </w:tcMar>
          </w:tcPr>
          <w:p w14:paraId="30158A07"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0.000549</w:t>
            </w:r>
          </w:p>
        </w:tc>
        <w:tc>
          <w:tcPr>
            <w:tcW w:w="1560" w:type="dxa"/>
            <w:shd w:val="clear" w:color="auto" w:fill="auto"/>
            <w:tcMar>
              <w:top w:w="100" w:type="dxa"/>
              <w:left w:w="100" w:type="dxa"/>
              <w:bottom w:w="100" w:type="dxa"/>
              <w:right w:w="100" w:type="dxa"/>
            </w:tcMar>
          </w:tcPr>
          <w:p w14:paraId="455CF859"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044E3002" w14:textId="77777777">
        <w:tc>
          <w:tcPr>
            <w:tcW w:w="2055" w:type="dxa"/>
            <w:shd w:val="clear" w:color="auto" w:fill="auto"/>
            <w:tcMar>
              <w:top w:w="100" w:type="dxa"/>
              <w:left w:w="100" w:type="dxa"/>
              <w:bottom w:w="100" w:type="dxa"/>
              <w:right w:w="100" w:type="dxa"/>
            </w:tcMar>
          </w:tcPr>
          <w:p w14:paraId="7751F737"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HP - DIN + LP</w:t>
            </w:r>
          </w:p>
        </w:tc>
        <w:tc>
          <w:tcPr>
            <w:tcW w:w="1350" w:type="dxa"/>
            <w:shd w:val="clear" w:color="auto" w:fill="auto"/>
            <w:tcMar>
              <w:top w:w="100" w:type="dxa"/>
              <w:left w:w="100" w:type="dxa"/>
              <w:bottom w:w="100" w:type="dxa"/>
              <w:right w:w="100" w:type="dxa"/>
            </w:tcMar>
          </w:tcPr>
          <w:p w14:paraId="1E85EA20"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-1.60</w:t>
            </w:r>
          </w:p>
        </w:tc>
        <w:tc>
          <w:tcPr>
            <w:tcW w:w="1275" w:type="dxa"/>
            <w:shd w:val="clear" w:color="auto" w:fill="auto"/>
            <w:tcMar>
              <w:top w:w="100" w:type="dxa"/>
              <w:left w:w="100" w:type="dxa"/>
              <w:bottom w:w="100" w:type="dxa"/>
              <w:right w:w="100" w:type="dxa"/>
            </w:tcMar>
          </w:tcPr>
          <w:p w14:paraId="12738BE5"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-2.27</w:t>
            </w:r>
          </w:p>
        </w:tc>
        <w:tc>
          <w:tcPr>
            <w:tcW w:w="1560" w:type="dxa"/>
            <w:shd w:val="clear" w:color="auto" w:fill="auto"/>
            <w:tcMar>
              <w:top w:w="100" w:type="dxa"/>
              <w:left w:w="100" w:type="dxa"/>
              <w:bottom w:w="100" w:type="dxa"/>
              <w:right w:w="100" w:type="dxa"/>
            </w:tcMar>
          </w:tcPr>
          <w:p w14:paraId="75CA817E"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-0.925</w:t>
            </w:r>
          </w:p>
        </w:tc>
        <w:tc>
          <w:tcPr>
            <w:tcW w:w="1560" w:type="dxa"/>
            <w:shd w:val="clear" w:color="auto" w:fill="auto"/>
            <w:tcMar>
              <w:top w:w="100" w:type="dxa"/>
              <w:left w:w="100" w:type="dxa"/>
              <w:bottom w:w="100" w:type="dxa"/>
              <w:right w:w="100" w:type="dxa"/>
            </w:tcMar>
          </w:tcPr>
          <w:p w14:paraId="74D6AC8A"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0.002</w:t>
            </w:r>
          </w:p>
        </w:tc>
        <w:tc>
          <w:tcPr>
            <w:tcW w:w="1560" w:type="dxa"/>
            <w:shd w:val="clear" w:color="auto" w:fill="auto"/>
            <w:tcMar>
              <w:top w:w="100" w:type="dxa"/>
              <w:left w:w="100" w:type="dxa"/>
              <w:bottom w:w="100" w:type="dxa"/>
              <w:right w:w="100" w:type="dxa"/>
            </w:tcMar>
          </w:tcPr>
          <w:p w14:paraId="6AA62E61"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33188468" w14:textId="77777777">
        <w:tc>
          <w:tcPr>
            <w:tcW w:w="2055" w:type="dxa"/>
            <w:shd w:val="clear" w:color="auto" w:fill="auto"/>
            <w:tcMar>
              <w:top w:w="100" w:type="dxa"/>
              <w:left w:w="100" w:type="dxa"/>
              <w:bottom w:w="100" w:type="dxa"/>
              <w:right w:w="100" w:type="dxa"/>
            </w:tcMar>
          </w:tcPr>
          <w:p w14:paraId="46947E5D"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Time Zero - HP</w:t>
            </w:r>
          </w:p>
        </w:tc>
        <w:tc>
          <w:tcPr>
            <w:tcW w:w="1350" w:type="dxa"/>
            <w:shd w:val="clear" w:color="auto" w:fill="auto"/>
            <w:tcMar>
              <w:top w:w="100" w:type="dxa"/>
              <w:left w:w="100" w:type="dxa"/>
              <w:bottom w:w="100" w:type="dxa"/>
              <w:right w:w="100" w:type="dxa"/>
            </w:tcMar>
          </w:tcPr>
          <w:p w14:paraId="49C0941F"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0.165</w:t>
            </w:r>
          </w:p>
        </w:tc>
        <w:tc>
          <w:tcPr>
            <w:tcW w:w="1275" w:type="dxa"/>
            <w:shd w:val="clear" w:color="auto" w:fill="auto"/>
            <w:tcMar>
              <w:top w:w="100" w:type="dxa"/>
              <w:left w:w="100" w:type="dxa"/>
              <w:bottom w:w="100" w:type="dxa"/>
              <w:right w:w="100" w:type="dxa"/>
            </w:tcMar>
          </w:tcPr>
          <w:p w14:paraId="7BFF3709"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0.0608</w:t>
            </w:r>
          </w:p>
        </w:tc>
        <w:tc>
          <w:tcPr>
            <w:tcW w:w="1560" w:type="dxa"/>
            <w:shd w:val="clear" w:color="auto" w:fill="auto"/>
            <w:tcMar>
              <w:top w:w="100" w:type="dxa"/>
              <w:left w:w="100" w:type="dxa"/>
              <w:bottom w:w="100" w:type="dxa"/>
              <w:right w:w="100" w:type="dxa"/>
            </w:tcMar>
          </w:tcPr>
          <w:p w14:paraId="08EF42F1"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0.269</w:t>
            </w:r>
          </w:p>
        </w:tc>
        <w:tc>
          <w:tcPr>
            <w:tcW w:w="1560" w:type="dxa"/>
            <w:shd w:val="clear" w:color="auto" w:fill="auto"/>
            <w:tcMar>
              <w:top w:w="100" w:type="dxa"/>
              <w:left w:w="100" w:type="dxa"/>
              <w:bottom w:w="100" w:type="dxa"/>
              <w:right w:w="100" w:type="dxa"/>
            </w:tcMar>
          </w:tcPr>
          <w:p w14:paraId="5DE7D5F7"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0.004</w:t>
            </w:r>
          </w:p>
        </w:tc>
        <w:tc>
          <w:tcPr>
            <w:tcW w:w="1560" w:type="dxa"/>
            <w:shd w:val="clear" w:color="auto" w:fill="auto"/>
            <w:tcMar>
              <w:top w:w="100" w:type="dxa"/>
              <w:left w:w="100" w:type="dxa"/>
              <w:bottom w:w="100" w:type="dxa"/>
              <w:right w:w="100" w:type="dxa"/>
            </w:tcMar>
          </w:tcPr>
          <w:p w14:paraId="22084A56"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29C5FC3F" w14:textId="77777777">
        <w:tc>
          <w:tcPr>
            <w:tcW w:w="2055" w:type="dxa"/>
            <w:shd w:val="clear" w:color="auto" w:fill="auto"/>
            <w:tcMar>
              <w:top w:w="100" w:type="dxa"/>
              <w:left w:w="100" w:type="dxa"/>
              <w:bottom w:w="100" w:type="dxa"/>
              <w:right w:w="100" w:type="dxa"/>
            </w:tcMar>
          </w:tcPr>
          <w:p w14:paraId="4E9C6857"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LP - HP</w:t>
            </w:r>
          </w:p>
        </w:tc>
        <w:tc>
          <w:tcPr>
            <w:tcW w:w="1350" w:type="dxa"/>
            <w:shd w:val="clear" w:color="auto" w:fill="auto"/>
            <w:tcMar>
              <w:top w:w="100" w:type="dxa"/>
              <w:left w:w="100" w:type="dxa"/>
              <w:bottom w:w="100" w:type="dxa"/>
              <w:right w:w="100" w:type="dxa"/>
            </w:tcMar>
          </w:tcPr>
          <w:p w14:paraId="615BB449"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0.139</w:t>
            </w:r>
          </w:p>
        </w:tc>
        <w:tc>
          <w:tcPr>
            <w:tcW w:w="1275" w:type="dxa"/>
            <w:shd w:val="clear" w:color="auto" w:fill="auto"/>
            <w:tcMar>
              <w:top w:w="100" w:type="dxa"/>
              <w:left w:w="100" w:type="dxa"/>
              <w:bottom w:w="100" w:type="dxa"/>
              <w:right w:w="100" w:type="dxa"/>
            </w:tcMar>
          </w:tcPr>
          <w:p w14:paraId="162036D4"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-0.286</w:t>
            </w:r>
          </w:p>
        </w:tc>
        <w:tc>
          <w:tcPr>
            <w:tcW w:w="1560" w:type="dxa"/>
            <w:shd w:val="clear" w:color="auto" w:fill="auto"/>
            <w:tcMar>
              <w:top w:w="100" w:type="dxa"/>
              <w:left w:w="100" w:type="dxa"/>
              <w:bottom w:w="100" w:type="dxa"/>
              <w:right w:w="100" w:type="dxa"/>
            </w:tcMar>
          </w:tcPr>
          <w:p w14:paraId="6CE4227A"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0.564</w:t>
            </w:r>
          </w:p>
        </w:tc>
        <w:tc>
          <w:tcPr>
            <w:tcW w:w="1560" w:type="dxa"/>
            <w:shd w:val="clear" w:color="auto" w:fill="auto"/>
            <w:tcMar>
              <w:top w:w="100" w:type="dxa"/>
              <w:left w:w="100" w:type="dxa"/>
              <w:bottom w:w="100" w:type="dxa"/>
              <w:right w:w="100" w:type="dxa"/>
            </w:tcMar>
          </w:tcPr>
          <w:p w14:paraId="070B9CC2"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0.715</w:t>
            </w:r>
          </w:p>
        </w:tc>
        <w:tc>
          <w:tcPr>
            <w:tcW w:w="1560" w:type="dxa"/>
            <w:shd w:val="clear" w:color="auto" w:fill="auto"/>
            <w:tcMar>
              <w:top w:w="100" w:type="dxa"/>
              <w:left w:w="100" w:type="dxa"/>
              <w:bottom w:w="100" w:type="dxa"/>
              <w:right w:w="100" w:type="dxa"/>
            </w:tcMar>
          </w:tcPr>
          <w:p w14:paraId="63896A75"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252B8B19" w14:textId="77777777">
        <w:tc>
          <w:tcPr>
            <w:tcW w:w="2055" w:type="dxa"/>
            <w:shd w:val="clear" w:color="auto" w:fill="auto"/>
            <w:tcMar>
              <w:top w:w="100" w:type="dxa"/>
              <w:left w:w="100" w:type="dxa"/>
              <w:bottom w:w="100" w:type="dxa"/>
              <w:right w:w="100" w:type="dxa"/>
            </w:tcMar>
          </w:tcPr>
          <w:p w14:paraId="2B6ACC63"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Time Zero - LP</w:t>
            </w:r>
          </w:p>
        </w:tc>
        <w:tc>
          <w:tcPr>
            <w:tcW w:w="1350" w:type="dxa"/>
            <w:shd w:val="clear" w:color="auto" w:fill="auto"/>
            <w:tcMar>
              <w:top w:w="100" w:type="dxa"/>
              <w:left w:w="100" w:type="dxa"/>
              <w:bottom w:w="100" w:type="dxa"/>
              <w:right w:w="100" w:type="dxa"/>
            </w:tcMar>
          </w:tcPr>
          <w:p w14:paraId="3B2FC117"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0.02600</w:t>
            </w:r>
          </w:p>
        </w:tc>
        <w:tc>
          <w:tcPr>
            <w:tcW w:w="1275" w:type="dxa"/>
            <w:shd w:val="clear" w:color="auto" w:fill="auto"/>
            <w:tcMar>
              <w:top w:w="100" w:type="dxa"/>
              <w:left w:w="100" w:type="dxa"/>
              <w:bottom w:w="100" w:type="dxa"/>
              <w:right w:w="100" w:type="dxa"/>
            </w:tcMar>
          </w:tcPr>
          <w:p w14:paraId="320F6201"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-0.400</w:t>
            </w:r>
          </w:p>
        </w:tc>
        <w:tc>
          <w:tcPr>
            <w:tcW w:w="1560" w:type="dxa"/>
            <w:shd w:val="clear" w:color="auto" w:fill="auto"/>
            <w:tcMar>
              <w:top w:w="100" w:type="dxa"/>
              <w:left w:w="100" w:type="dxa"/>
              <w:bottom w:w="100" w:type="dxa"/>
              <w:right w:w="100" w:type="dxa"/>
            </w:tcMar>
          </w:tcPr>
          <w:p w14:paraId="132F8141"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0.452</w:t>
            </w:r>
          </w:p>
        </w:tc>
        <w:tc>
          <w:tcPr>
            <w:tcW w:w="1560" w:type="dxa"/>
            <w:shd w:val="clear" w:color="auto" w:fill="auto"/>
            <w:tcMar>
              <w:top w:w="100" w:type="dxa"/>
              <w:left w:w="100" w:type="dxa"/>
              <w:bottom w:w="100" w:type="dxa"/>
              <w:right w:w="100" w:type="dxa"/>
            </w:tcMar>
          </w:tcPr>
          <w:p w14:paraId="207E59A1"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w:t>
            </w:r>
          </w:p>
        </w:tc>
        <w:tc>
          <w:tcPr>
            <w:tcW w:w="1560" w:type="dxa"/>
            <w:shd w:val="clear" w:color="auto" w:fill="auto"/>
            <w:tcMar>
              <w:top w:w="100" w:type="dxa"/>
              <w:left w:w="100" w:type="dxa"/>
              <w:bottom w:w="100" w:type="dxa"/>
              <w:right w:w="100" w:type="dxa"/>
            </w:tcMar>
          </w:tcPr>
          <w:p w14:paraId="2A41461D" w14:textId="77777777" w:rsidR="00120A1C" w:rsidRDefault="00120A1C">
            <w:pPr>
              <w:widowControl w:val="0"/>
              <w:spacing w:line="240" w:lineRule="auto"/>
              <w:rPr>
                <w:rFonts w:ascii="Times New Roman" w:eastAsia="Times New Roman" w:hAnsi="Times New Roman" w:cs="Times New Roman"/>
                <w:color w:val="222222"/>
                <w:sz w:val="20"/>
                <w:szCs w:val="20"/>
              </w:rPr>
            </w:pPr>
          </w:p>
        </w:tc>
      </w:tr>
    </w:tbl>
    <w:p w14:paraId="1283F947" w14:textId="77777777" w:rsidR="00120A1C" w:rsidRDefault="00000000">
      <w:pPr>
        <w:shd w:val="clear" w:color="auto" w:fill="FFFFFF"/>
        <w:spacing w:before="200" w:after="200"/>
        <w:rPr>
          <w:rFonts w:ascii="Times New Roman" w:eastAsia="Times New Roman" w:hAnsi="Times New Roman" w:cs="Times New Roman"/>
          <w:color w:val="222222"/>
          <w:sz w:val="20"/>
          <w:szCs w:val="20"/>
        </w:rPr>
      </w:pPr>
      <w:r>
        <w:rPr>
          <w:rFonts w:ascii="Times New Roman" w:eastAsia="Times New Roman" w:hAnsi="Times New Roman" w:cs="Times New Roman"/>
          <w:b/>
          <w:color w:val="222222"/>
          <w:sz w:val="20"/>
          <w:szCs w:val="20"/>
          <w:highlight w:val="yellow"/>
        </w:rPr>
        <w:t xml:space="preserve">Table A2. </w:t>
      </w:r>
      <w:r>
        <w:rPr>
          <w:rFonts w:ascii="Times New Roman" w:eastAsia="Times New Roman" w:hAnsi="Times New Roman" w:cs="Times New Roman"/>
          <w:color w:val="222222"/>
          <w:sz w:val="20"/>
          <w:szCs w:val="20"/>
          <w:highlight w:val="yellow"/>
        </w:rPr>
        <w:t xml:space="preserve">Results from Games-Howell testing for the June bioassay. The column “Difference” contains the difference of the terms in the corresponding first column, “LCL” contains the lower 95% confidence level, “UCL” contains the upper 95% confidence level, and the final column shows the p-value all from the ln-transformed total chlorophyll </w:t>
      </w:r>
      <w:r>
        <w:rPr>
          <w:rFonts w:ascii="Times New Roman" w:eastAsia="Times New Roman" w:hAnsi="Times New Roman" w:cs="Times New Roman"/>
          <w:i/>
          <w:color w:val="222222"/>
          <w:sz w:val="20"/>
          <w:szCs w:val="20"/>
          <w:highlight w:val="yellow"/>
        </w:rPr>
        <w:t>a</w:t>
      </w:r>
      <w:r>
        <w:rPr>
          <w:rFonts w:ascii="Times New Roman" w:eastAsia="Times New Roman" w:hAnsi="Times New Roman" w:cs="Times New Roman"/>
          <w:color w:val="222222"/>
          <w:sz w:val="20"/>
          <w:szCs w:val="20"/>
          <w:highlight w:val="yellow"/>
        </w:rPr>
        <w:t xml:space="preserve"> concentration. Bolded values indicated significance (p &lt; 0.05). </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1350"/>
        <w:gridCol w:w="1275"/>
        <w:gridCol w:w="1560"/>
        <w:gridCol w:w="1560"/>
        <w:gridCol w:w="1560"/>
      </w:tblGrid>
      <w:tr w:rsidR="00120A1C" w14:paraId="781CB236" w14:textId="77777777">
        <w:tc>
          <w:tcPr>
            <w:tcW w:w="2055" w:type="dxa"/>
            <w:shd w:val="clear" w:color="auto" w:fill="auto"/>
            <w:tcMar>
              <w:top w:w="100" w:type="dxa"/>
              <w:left w:w="100" w:type="dxa"/>
              <w:bottom w:w="100" w:type="dxa"/>
              <w:right w:w="100" w:type="dxa"/>
            </w:tcMar>
          </w:tcPr>
          <w:p w14:paraId="6BFEDF4C" w14:textId="77777777" w:rsidR="00120A1C" w:rsidRDefault="00120A1C">
            <w:pPr>
              <w:widowControl w:val="0"/>
              <w:spacing w:line="240" w:lineRule="auto"/>
              <w:rPr>
                <w:rFonts w:ascii="Times New Roman" w:eastAsia="Times New Roman" w:hAnsi="Times New Roman" w:cs="Times New Roman"/>
                <w:color w:val="222222"/>
                <w:sz w:val="20"/>
                <w:szCs w:val="20"/>
              </w:rPr>
            </w:pPr>
          </w:p>
        </w:tc>
        <w:tc>
          <w:tcPr>
            <w:tcW w:w="1350" w:type="dxa"/>
            <w:shd w:val="clear" w:color="auto" w:fill="auto"/>
            <w:tcMar>
              <w:top w:w="100" w:type="dxa"/>
              <w:left w:w="100" w:type="dxa"/>
              <w:bottom w:w="100" w:type="dxa"/>
              <w:right w:w="100" w:type="dxa"/>
            </w:tcMar>
          </w:tcPr>
          <w:p w14:paraId="2BC963E4"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Difference</w:t>
            </w:r>
          </w:p>
        </w:tc>
        <w:tc>
          <w:tcPr>
            <w:tcW w:w="1275" w:type="dxa"/>
            <w:shd w:val="clear" w:color="auto" w:fill="auto"/>
            <w:tcMar>
              <w:top w:w="100" w:type="dxa"/>
              <w:left w:w="100" w:type="dxa"/>
              <w:bottom w:w="100" w:type="dxa"/>
              <w:right w:w="100" w:type="dxa"/>
            </w:tcMar>
          </w:tcPr>
          <w:p w14:paraId="6809F047"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LCL</w:t>
            </w:r>
          </w:p>
        </w:tc>
        <w:tc>
          <w:tcPr>
            <w:tcW w:w="1560" w:type="dxa"/>
            <w:shd w:val="clear" w:color="auto" w:fill="auto"/>
            <w:tcMar>
              <w:top w:w="100" w:type="dxa"/>
              <w:left w:w="100" w:type="dxa"/>
              <w:bottom w:w="100" w:type="dxa"/>
              <w:right w:w="100" w:type="dxa"/>
            </w:tcMar>
          </w:tcPr>
          <w:p w14:paraId="6053B473"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UCL</w:t>
            </w:r>
          </w:p>
        </w:tc>
        <w:tc>
          <w:tcPr>
            <w:tcW w:w="1560" w:type="dxa"/>
            <w:shd w:val="clear" w:color="auto" w:fill="auto"/>
            <w:tcMar>
              <w:top w:w="100" w:type="dxa"/>
              <w:left w:w="100" w:type="dxa"/>
              <w:bottom w:w="100" w:type="dxa"/>
              <w:right w:w="100" w:type="dxa"/>
            </w:tcMar>
          </w:tcPr>
          <w:p w14:paraId="063E85C2"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p-value</w:t>
            </w:r>
          </w:p>
        </w:tc>
        <w:tc>
          <w:tcPr>
            <w:tcW w:w="1560" w:type="dxa"/>
            <w:shd w:val="clear" w:color="auto" w:fill="auto"/>
            <w:tcMar>
              <w:top w:w="100" w:type="dxa"/>
              <w:left w:w="100" w:type="dxa"/>
              <w:bottom w:w="100" w:type="dxa"/>
              <w:right w:w="100" w:type="dxa"/>
            </w:tcMar>
          </w:tcPr>
          <w:p w14:paraId="279E1F1F"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39A44906" w14:textId="77777777">
        <w:tc>
          <w:tcPr>
            <w:tcW w:w="2055" w:type="dxa"/>
            <w:shd w:val="clear" w:color="auto" w:fill="auto"/>
            <w:tcMar>
              <w:top w:w="100" w:type="dxa"/>
              <w:left w:w="100" w:type="dxa"/>
              <w:bottom w:w="100" w:type="dxa"/>
              <w:right w:w="100" w:type="dxa"/>
            </w:tcMar>
          </w:tcPr>
          <w:p w14:paraId="7FEDCC88"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 xml:space="preserve">Time Zero - Control </w:t>
            </w:r>
          </w:p>
        </w:tc>
        <w:tc>
          <w:tcPr>
            <w:tcW w:w="1350" w:type="dxa"/>
            <w:shd w:val="clear" w:color="auto" w:fill="auto"/>
            <w:tcMar>
              <w:top w:w="100" w:type="dxa"/>
              <w:left w:w="100" w:type="dxa"/>
              <w:bottom w:w="100" w:type="dxa"/>
              <w:right w:w="100" w:type="dxa"/>
            </w:tcMar>
          </w:tcPr>
          <w:p w14:paraId="60CC749E"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0.467</w:t>
            </w:r>
          </w:p>
        </w:tc>
        <w:tc>
          <w:tcPr>
            <w:tcW w:w="1275" w:type="dxa"/>
            <w:shd w:val="clear" w:color="auto" w:fill="auto"/>
            <w:tcMar>
              <w:top w:w="100" w:type="dxa"/>
              <w:left w:w="100" w:type="dxa"/>
              <w:bottom w:w="100" w:type="dxa"/>
              <w:right w:w="100" w:type="dxa"/>
            </w:tcMar>
          </w:tcPr>
          <w:p w14:paraId="1EA2AAF1"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0.242</w:t>
            </w:r>
          </w:p>
        </w:tc>
        <w:tc>
          <w:tcPr>
            <w:tcW w:w="1560" w:type="dxa"/>
            <w:shd w:val="clear" w:color="auto" w:fill="auto"/>
            <w:tcMar>
              <w:top w:w="100" w:type="dxa"/>
              <w:left w:w="100" w:type="dxa"/>
              <w:bottom w:w="100" w:type="dxa"/>
              <w:right w:w="100" w:type="dxa"/>
            </w:tcMar>
          </w:tcPr>
          <w:p w14:paraId="61849559"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0.693</w:t>
            </w:r>
          </w:p>
        </w:tc>
        <w:tc>
          <w:tcPr>
            <w:tcW w:w="1560" w:type="dxa"/>
            <w:shd w:val="clear" w:color="auto" w:fill="auto"/>
            <w:tcMar>
              <w:top w:w="100" w:type="dxa"/>
              <w:left w:w="100" w:type="dxa"/>
              <w:bottom w:w="100" w:type="dxa"/>
              <w:right w:w="100" w:type="dxa"/>
            </w:tcMar>
          </w:tcPr>
          <w:p w14:paraId="36626135"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0.002</w:t>
            </w:r>
          </w:p>
        </w:tc>
        <w:tc>
          <w:tcPr>
            <w:tcW w:w="1560" w:type="dxa"/>
            <w:shd w:val="clear" w:color="auto" w:fill="auto"/>
            <w:tcMar>
              <w:top w:w="100" w:type="dxa"/>
              <w:left w:w="100" w:type="dxa"/>
              <w:bottom w:w="100" w:type="dxa"/>
              <w:right w:w="100" w:type="dxa"/>
            </w:tcMar>
          </w:tcPr>
          <w:p w14:paraId="7737FAFA"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4B9B83CF" w14:textId="77777777">
        <w:tc>
          <w:tcPr>
            <w:tcW w:w="2055" w:type="dxa"/>
            <w:shd w:val="clear" w:color="auto" w:fill="auto"/>
            <w:tcMar>
              <w:top w:w="100" w:type="dxa"/>
              <w:left w:w="100" w:type="dxa"/>
              <w:bottom w:w="100" w:type="dxa"/>
              <w:right w:w="100" w:type="dxa"/>
            </w:tcMar>
          </w:tcPr>
          <w:p w14:paraId="6E923CED"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DIN - Control</w:t>
            </w:r>
          </w:p>
        </w:tc>
        <w:tc>
          <w:tcPr>
            <w:tcW w:w="1350" w:type="dxa"/>
            <w:shd w:val="clear" w:color="auto" w:fill="auto"/>
            <w:tcMar>
              <w:top w:w="100" w:type="dxa"/>
              <w:left w:w="100" w:type="dxa"/>
              <w:bottom w:w="100" w:type="dxa"/>
              <w:right w:w="100" w:type="dxa"/>
            </w:tcMar>
          </w:tcPr>
          <w:p w14:paraId="7B383074"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2.03</w:t>
            </w:r>
          </w:p>
        </w:tc>
        <w:tc>
          <w:tcPr>
            <w:tcW w:w="1275" w:type="dxa"/>
            <w:shd w:val="clear" w:color="auto" w:fill="auto"/>
            <w:tcMar>
              <w:top w:w="100" w:type="dxa"/>
              <w:left w:w="100" w:type="dxa"/>
              <w:bottom w:w="100" w:type="dxa"/>
              <w:right w:w="100" w:type="dxa"/>
            </w:tcMar>
          </w:tcPr>
          <w:p w14:paraId="35A7C2C2"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1.81</w:t>
            </w:r>
          </w:p>
        </w:tc>
        <w:tc>
          <w:tcPr>
            <w:tcW w:w="1560" w:type="dxa"/>
            <w:shd w:val="clear" w:color="auto" w:fill="auto"/>
            <w:tcMar>
              <w:top w:w="100" w:type="dxa"/>
              <w:left w:w="100" w:type="dxa"/>
              <w:bottom w:w="100" w:type="dxa"/>
              <w:right w:w="100" w:type="dxa"/>
            </w:tcMar>
          </w:tcPr>
          <w:p w14:paraId="7FE7669D"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2.25</w:t>
            </w:r>
          </w:p>
        </w:tc>
        <w:tc>
          <w:tcPr>
            <w:tcW w:w="1560" w:type="dxa"/>
            <w:shd w:val="clear" w:color="auto" w:fill="auto"/>
            <w:tcMar>
              <w:top w:w="100" w:type="dxa"/>
              <w:left w:w="100" w:type="dxa"/>
              <w:bottom w:w="100" w:type="dxa"/>
              <w:right w:w="100" w:type="dxa"/>
            </w:tcMar>
          </w:tcPr>
          <w:p w14:paraId="6B588294"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0.00000104</w:t>
            </w:r>
          </w:p>
        </w:tc>
        <w:tc>
          <w:tcPr>
            <w:tcW w:w="1560" w:type="dxa"/>
            <w:shd w:val="clear" w:color="auto" w:fill="auto"/>
            <w:tcMar>
              <w:top w:w="100" w:type="dxa"/>
              <w:left w:w="100" w:type="dxa"/>
              <w:bottom w:w="100" w:type="dxa"/>
              <w:right w:w="100" w:type="dxa"/>
            </w:tcMar>
          </w:tcPr>
          <w:p w14:paraId="3D96572F"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385A019A" w14:textId="77777777">
        <w:tc>
          <w:tcPr>
            <w:tcW w:w="2055" w:type="dxa"/>
            <w:shd w:val="clear" w:color="auto" w:fill="auto"/>
            <w:tcMar>
              <w:top w:w="100" w:type="dxa"/>
              <w:left w:w="100" w:type="dxa"/>
              <w:bottom w:w="100" w:type="dxa"/>
              <w:right w:w="100" w:type="dxa"/>
            </w:tcMar>
          </w:tcPr>
          <w:p w14:paraId="281C7EF5"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LP - Control</w:t>
            </w:r>
          </w:p>
        </w:tc>
        <w:tc>
          <w:tcPr>
            <w:tcW w:w="1350" w:type="dxa"/>
            <w:shd w:val="clear" w:color="auto" w:fill="auto"/>
            <w:tcMar>
              <w:top w:w="100" w:type="dxa"/>
              <w:left w:w="100" w:type="dxa"/>
              <w:bottom w:w="100" w:type="dxa"/>
              <w:right w:w="100" w:type="dxa"/>
            </w:tcMar>
          </w:tcPr>
          <w:p w14:paraId="683F3FEA"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0.394</w:t>
            </w:r>
          </w:p>
        </w:tc>
        <w:tc>
          <w:tcPr>
            <w:tcW w:w="1275" w:type="dxa"/>
            <w:shd w:val="clear" w:color="auto" w:fill="auto"/>
            <w:tcMar>
              <w:top w:w="100" w:type="dxa"/>
              <w:left w:w="100" w:type="dxa"/>
              <w:bottom w:w="100" w:type="dxa"/>
              <w:right w:w="100" w:type="dxa"/>
            </w:tcMar>
          </w:tcPr>
          <w:p w14:paraId="5D83D5B6"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0.0421</w:t>
            </w:r>
          </w:p>
        </w:tc>
        <w:tc>
          <w:tcPr>
            <w:tcW w:w="1560" w:type="dxa"/>
            <w:shd w:val="clear" w:color="auto" w:fill="auto"/>
            <w:tcMar>
              <w:top w:w="100" w:type="dxa"/>
              <w:left w:w="100" w:type="dxa"/>
              <w:bottom w:w="100" w:type="dxa"/>
              <w:right w:w="100" w:type="dxa"/>
            </w:tcMar>
          </w:tcPr>
          <w:p w14:paraId="25AAA1ED"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0.746</w:t>
            </w:r>
          </w:p>
        </w:tc>
        <w:tc>
          <w:tcPr>
            <w:tcW w:w="1560" w:type="dxa"/>
            <w:shd w:val="clear" w:color="auto" w:fill="auto"/>
            <w:tcMar>
              <w:top w:w="100" w:type="dxa"/>
              <w:left w:w="100" w:type="dxa"/>
              <w:bottom w:w="100" w:type="dxa"/>
              <w:right w:w="100" w:type="dxa"/>
            </w:tcMar>
          </w:tcPr>
          <w:p w14:paraId="1E12CFC6"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0.029</w:t>
            </w:r>
          </w:p>
        </w:tc>
        <w:tc>
          <w:tcPr>
            <w:tcW w:w="1560" w:type="dxa"/>
            <w:shd w:val="clear" w:color="auto" w:fill="auto"/>
            <w:tcMar>
              <w:top w:w="100" w:type="dxa"/>
              <w:left w:w="100" w:type="dxa"/>
              <w:bottom w:w="100" w:type="dxa"/>
              <w:right w:w="100" w:type="dxa"/>
            </w:tcMar>
          </w:tcPr>
          <w:p w14:paraId="52B9AE21"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49F567C4" w14:textId="77777777">
        <w:tc>
          <w:tcPr>
            <w:tcW w:w="2055" w:type="dxa"/>
            <w:shd w:val="clear" w:color="auto" w:fill="auto"/>
            <w:tcMar>
              <w:top w:w="100" w:type="dxa"/>
              <w:left w:w="100" w:type="dxa"/>
              <w:bottom w:w="100" w:type="dxa"/>
              <w:right w:w="100" w:type="dxa"/>
            </w:tcMar>
          </w:tcPr>
          <w:p w14:paraId="6FFC5413"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HP - Control</w:t>
            </w:r>
          </w:p>
        </w:tc>
        <w:tc>
          <w:tcPr>
            <w:tcW w:w="1350" w:type="dxa"/>
            <w:shd w:val="clear" w:color="auto" w:fill="auto"/>
            <w:tcMar>
              <w:top w:w="100" w:type="dxa"/>
              <w:left w:w="100" w:type="dxa"/>
              <w:bottom w:w="100" w:type="dxa"/>
              <w:right w:w="100" w:type="dxa"/>
            </w:tcMar>
          </w:tcPr>
          <w:p w14:paraId="3E3242A8"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0.330</w:t>
            </w:r>
          </w:p>
        </w:tc>
        <w:tc>
          <w:tcPr>
            <w:tcW w:w="1275" w:type="dxa"/>
            <w:shd w:val="clear" w:color="auto" w:fill="auto"/>
            <w:tcMar>
              <w:top w:w="100" w:type="dxa"/>
              <w:left w:w="100" w:type="dxa"/>
              <w:bottom w:w="100" w:type="dxa"/>
              <w:right w:w="100" w:type="dxa"/>
            </w:tcMar>
          </w:tcPr>
          <w:p w14:paraId="2933F449"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0.0907</w:t>
            </w:r>
          </w:p>
        </w:tc>
        <w:tc>
          <w:tcPr>
            <w:tcW w:w="1560" w:type="dxa"/>
            <w:shd w:val="clear" w:color="auto" w:fill="auto"/>
            <w:tcMar>
              <w:top w:w="100" w:type="dxa"/>
              <w:left w:w="100" w:type="dxa"/>
              <w:bottom w:w="100" w:type="dxa"/>
              <w:right w:w="100" w:type="dxa"/>
            </w:tcMar>
          </w:tcPr>
          <w:p w14:paraId="492F5269"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0.569</w:t>
            </w:r>
          </w:p>
        </w:tc>
        <w:tc>
          <w:tcPr>
            <w:tcW w:w="1560" w:type="dxa"/>
            <w:shd w:val="clear" w:color="auto" w:fill="auto"/>
            <w:tcMar>
              <w:top w:w="100" w:type="dxa"/>
              <w:left w:w="100" w:type="dxa"/>
              <w:bottom w:w="100" w:type="dxa"/>
              <w:right w:w="100" w:type="dxa"/>
            </w:tcMar>
          </w:tcPr>
          <w:p w14:paraId="37796155"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0.009</w:t>
            </w:r>
          </w:p>
        </w:tc>
        <w:tc>
          <w:tcPr>
            <w:tcW w:w="1560" w:type="dxa"/>
            <w:shd w:val="clear" w:color="auto" w:fill="auto"/>
            <w:tcMar>
              <w:top w:w="100" w:type="dxa"/>
              <w:left w:w="100" w:type="dxa"/>
              <w:bottom w:w="100" w:type="dxa"/>
              <w:right w:w="100" w:type="dxa"/>
            </w:tcMar>
          </w:tcPr>
          <w:p w14:paraId="4697D5E4"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13A8335C" w14:textId="77777777">
        <w:tc>
          <w:tcPr>
            <w:tcW w:w="2055" w:type="dxa"/>
            <w:shd w:val="clear" w:color="auto" w:fill="auto"/>
            <w:tcMar>
              <w:top w:w="100" w:type="dxa"/>
              <w:left w:w="100" w:type="dxa"/>
              <w:bottom w:w="100" w:type="dxa"/>
              <w:right w:w="100" w:type="dxa"/>
            </w:tcMar>
          </w:tcPr>
          <w:p w14:paraId="669A9F2B"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DIN + LP - Control</w:t>
            </w:r>
          </w:p>
        </w:tc>
        <w:tc>
          <w:tcPr>
            <w:tcW w:w="1350" w:type="dxa"/>
            <w:shd w:val="clear" w:color="auto" w:fill="auto"/>
            <w:tcMar>
              <w:top w:w="100" w:type="dxa"/>
              <w:left w:w="100" w:type="dxa"/>
              <w:bottom w:w="100" w:type="dxa"/>
              <w:right w:w="100" w:type="dxa"/>
            </w:tcMar>
          </w:tcPr>
          <w:p w14:paraId="54D93413"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2.67</w:t>
            </w:r>
          </w:p>
        </w:tc>
        <w:tc>
          <w:tcPr>
            <w:tcW w:w="1275" w:type="dxa"/>
            <w:shd w:val="clear" w:color="auto" w:fill="auto"/>
            <w:tcMar>
              <w:top w:w="100" w:type="dxa"/>
              <w:left w:w="100" w:type="dxa"/>
              <w:bottom w:w="100" w:type="dxa"/>
              <w:right w:w="100" w:type="dxa"/>
            </w:tcMar>
          </w:tcPr>
          <w:p w14:paraId="2BAF959E"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2.38</w:t>
            </w:r>
          </w:p>
        </w:tc>
        <w:tc>
          <w:tcPr>
            <w:tcW w:w="1560" w:type="dxa"/>
            <w:shd w:val="clear" w:color="auto" w:fill="auto"/>
            <w:tcMar>
              <w:top w:w="100" w:type="dxa"/>
              <w:left w:w="100" w:type="dxa"/>
              <w:bottom w:w="100" w:type="dxa"/>
              <w:right w:w="100" w:type="dxa"/>
            </w:tcMar>
          </w:tcPr>
          <w:p w14:paraId="0A0BAAA4"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2.96</w:t>
            </w:r>
          </w:p>
        </w:tc>
        <w:tc>
          <w:tcPr>
            <w:tcW w:w="1560" w:type="dxa"/>
            <w:shd w:val="clear" w:color="auto" w:fill="auto"/>
            <w:tcMar>
              <w:top w:w="100" w:type="dxa"/>
              <w:left w:w="100" w:type="dxa"/>
              <w:bottom w:w="100" w:type="dxa"/>
              <w:right w:w="100" w:type="dxa"/>
            </w:tcMar>
          </w:tcPr>
          <w:p w14:paraId="7C9DF9B1"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0.0000000191</w:t>
            </w:r>
          </w:p>
        </w:tc>
        <w:tc>
          <w:tcPr>
            <w:tcW w:w="1560" w:type="dxa"/>
            <w:shd w:val="clear" w:color="auto" w:fill="auto"/>
            <w:tcMar>
              <w:top w:w="100" w:type="dxa"/>
              <w:left w:w="100" w:type="dxa"/>
              <w:bottom w:w="100" w:type="dxa"/>
              <w:right w:w="100" w:type="dxa"/>
            </w:tcMar>
          </w:tcPr>
          <w:p w14:paraId="5380EA45"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3CCFFFFA" w14:textId="77777777">
        <w:tc>
          <w:tcPr>
            <w:tcW w:w="2055" w:type="dxa"/>
            <w:shd w:val="clear" w:color="auto" w:fill="auto"/>
            <w:tcMar>
              <w:top w:w="100" w:type="dxa"/>
              <w:left w:w="100" w:type="dxa"/>
              <w:bottom w:w="100" w:type="dxa"/>
              <w:right w:w="100" w:type="dxa"/>
            </w:tcMar>
          </w:tcPr>
          <w:p w14:paraId="36C6FF2E"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 xml:space="preserve">DIN + HP - Control </w:t>
            </w:r>
          </w:p>
        </w:tc>
        <w:tc>
          <w:tcPr>
            <w:tcW w:w="1350" w:type="dxa"/>
            <w:shd w:val="clear" w:color="auto" w:fill="auto"/>
            <w:tcMar>
              <w:top w:w="100" w:type="dxa"/>
              <w:left w:w="100" w:type="dxa"/>
              <w:bottom w:w="100" w:type="dxa"/>
              <w:right w:w="100" w:type="dxa"/>
            </w:tcMar>
          </w:tcPr>
          <w:p w14:paraId="0B384861"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2.72</w:t>
            </w:r>
          </w:p>
        </w:tc>
        <w:tc>
          <w:tcPr>
            <w:tcW w:w="1275" w:type="dxa"/>
            <w:shd w:val="clear" w:color="auto" w:fill="auto"/>
            <w:tcMar>
              <w:top w:w="100" w:type="dxa"/>
              <w:left w:w="100" w:type="dxa"/>
              <w:bottom w:w="100" w:type="dxa"/>
              <w:right w:w="100" w:type="dxa"/>
            </w:tcMar>
          </w:tcPr>
          <w:p w14:paraId="093D5B5A"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2.49</w:t>
            </w:r>
          </w:p>
        </w:tc>
        <w:tc>
          <w:tcPr>
            <w:tcW w:w="1560" w:type="dxa"/>
            <w:shd w:val="clear" w:color="auto" w:fill="auto"/>
            <w:tcMar>
              <w:top w:w="100" w:type="dxa"/>
              <w:left w:w="100" w:type="dxa"/>
              <w:bottom w:w="100" w:type="dxa"/>
              <w:right w:w="100" w:type="dxa"/>
            </w:tcMar>
          </w:tcPr>
          <w:p w14:paraId="11E64252"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2.95</w:t>
            </w:r>
          </w:p>
        </w:tc>
        <w:tc>
          <w:tcPr>
            <w:tcW w:w="1560" w:type="dxa"/>
            <w:shd w:val="clear" w:color="auto" w:fill="auto"/>
            <w:tcMar>
              <w:top w:w="100" w:type="dxa"/>
              <w:left w:w="100" w:type="dxa"/>
              <w:bottom w:w="100" w:type="dxa"/>
              <w:right w:w="100" w:type="dxa"/>
            </w:tcMar>
          </w:tcPr>
          <w:p w14:paraId="498B0739"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0.00000104</w:t>
            </w:r>
          </w:p>
        </w:tc>
        <w:tc>
          <w:tcPr>
            <w:tcW w:w="1560" w:type="dxa"/>
            <w:shd w:val="clear" w:color="auto" w:fill="auto"/>
            <w:tcMar>
              <w:top w:w="100" w:type="dxa"/>
              <w:left w:w="100" w:type="dxa"/>
              <w:bottom w:w="100" w:type="dxa"/>
              <w:right w:w="100" w:type="dxa"/>
            </w:tcMar>
          </w:tcPr>
          <w:p w14:paraId="75A101D3"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497778C6" w14:textId="77777777">
        <w:tc>
          <w:tcPr>
            <w:tcW w:w="2055" w:type="dxa"/>
            <w:shd w:val="clear" w:color="auto" w:fill="auto"/>
            <w:tcMar>
              <w:top w:w="100" w:type="dxa"/>
              <w:left w:w="100" w:type="dxa"/>
              <w:bottom w:w="100" w:type="dxa"/>
              <w:right w:w="100" w:type="dxa"/>
            </w:tcMar>
          </w:tcPr>
          <w:p w14:paraId="129BEB45"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Time Zero - DIN</w:t>
            </w:r>
          </w:p>
        </w:tc>
        <w:tc>
          <w:tcPr>
            <w:tcW w:w="1350" w:type="dxa"/>
            <w:shd w:val="clear" w:color="auto" w:fill="auto"/>
            <w:tcMar>
              <w:top w:w="100" w:type="dxa"/>
              <w:left w:w="100" w:type="dxa"/>
              <w:bottom w:w="100" w:type="dxa"/>
              <w:right w:w="100" w:type="dxa"/>
            </w:tcMar>
          </w:tcPr>
          <w:p w14:paraId="029D7A8E"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-1.56</w:t>
            </w:r>
          </w:p>
        </w:tc>
        <w:tc>
          <w:tcPr>
            <w:tcW w:w="1275" w:type="dxa"/>
            <w:shd w:val="clear" w:color="auto" w:fill="auto"/>
            <w:tcMar>
              <w:top w:w="100" w:type="dxa"/>
              <w:left w:w="100" w:type="dxa"/>
              <w:bottom w:w="100" w:type="dxa"/>
              <w:right w:w="100" w:type="dxa"/>
            </w:tcMar>
          </w:tcPr>
          <w:p w14:paraId="6E734DCF"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-1.66</w:t>
            </w:r>
          </w:p>
        </w:tc>
        <w:tc>
          <w:tcPr>
            <w:tcW w:w="1560" w:type="dxa"/>
            <w:shd w:val="clear" w:color="auto" w:fill="auto"/>
            <w:tcMar>
              <w:top w:w="100" w:type="dxa"/>
              <w:left w:w="100" w:type="dxa"/>
              <w:bottom w:w="100" w:type="dxa"/>
              <w:right w:w="100" w:type="dxa"/>
            </w:tcMar>
          </w:tcPr>
          <w:p w14:paraId="587CEF31"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-1.46</w:t>
            </w:r>
          </w:p>
        </w:tc>
        <w:tc>
          <w:tcPr>
            <w:tcW w:w="1560" w:type="dxa"/>
            <w:shd w:val="clear" w:color="auto" w:fill="auto"/>
            <w:tcMar>
              <w:top w:w="100" w:type="dxa"/>
              <w:left w:w="100" w:type="dxa"/>
              <w:bottom w:w="100" w:type="dxa"/>
              <w:right w:w="100" w:type="dxa"/>
            </w:tcMar>
          </w:tcPr>
          <w:p w14:paraId="4BF1186C"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w:t>
            </w:r>
          </w:p>
        </w:tc>
        <w:tc>
          <w:tcPr>
            <w:tcW w:w="1560" w:type="dxa"/>
            <w:shd w:val="clear" w:color="auto" w:fill="auto"/>
            <w:tcMar>
              <w:top w:w="100" w:type="dxa"/>
              <w:left w:w="100" w:type="dxa"/>
              <w:bottom w:w="100" w:type="dxa"/>
              <w:right w:w="100" w:type="dxa"/>
            </w:tcMar>
          </w:tcPr>
          <w:p w14:paraId="7B42B71B"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055D765E" w14:textId="77777777">
        <w:tc>
          <w:tcPr>
            <w:tcW w:w="2055" w:type="dxa"/>
            <w:shd w:val="clear" w:color="auto" w:fill="auto"/>
            <w:tcMar>
              <w:top w:w="100" w:type="dxa"/>
              <w:left w:w="100" w:type="dxa"/>
              <w:bottom w:w="100" w:type="dxa"/>
              <w:right w:w="100" w:type="dxa"/>
            </w:tcMar>
          </w:tcPr>
          <w:p w14:paraId="0761286A"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LP - DIN</w:t>
            </w:r>
          </w:p>
        </w:tc>
        <w:tc>
          <w:tcPr>
            <w:tcW w:w="1350" w:type="dxa"/>
            <w:shd w:val="clear" w:color="auto" w:fill="auto"/>
            <w:tcMar>
              <w:top w:w="100" w:type="dxa"/>
              <w:left w:w="100" w:type="dxa"/>
              <w:bottom w:w="100" w:type="dxa"/>
              <w:right w:w="100" w:type="dxa"/>
            </w:tcMar>
          </w:tcPr>
          <w:p w14:paraId="35580DE0"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-1.64</w:t>
            </w:r>
          </w:p>
        </w:tc>
        <w:tc>
          <w:tcPr>
            <w:tcW w:w="1275" w:type="dxa"/>
            <w:shd w:val="clear" w:color="auto" w:fill="auto"/>
            <w:tcMar>
              <w:top w:w="100" w:type="dxa"/>
              <w:left w:w="100" w:type="dxa"/>
              <w:bottom w:w="100" w:type="dxa"/>
              <w:right w:w="100" w:type="dxa"/>
            </w:tcMar>
          </w:tcPr>
          <w:p w14:paraId="0E191A07"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-1.99</w:t>
            </w:r>
          </w:p>
        </w:tc>
        <w:tc>
          <w:tcPr>
            <w:tcW w:w="1560" w:type="dxa"/>
            <w:shd w:val="clear" w:color="auto" w:fill="auto"/>
            <w:tcMar>
              <w:top w:w="100" w:type="dxa"/>
              <w:left w:w="100" w:type="dxa"/>
              <w:bottom w:w="100" w:type="dxa"/>
              <w:right w:w="100" w:type="dxa"/>
            </w:tcMar>
          </w:tcPr>
          <w:p w14:paraId="7408353D"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-1.28</w:t>
            </w:r>
          </w:p>
        </w:tc>
        <w:tc>
          <w:tcPr>
            <w:tcW w:w="1560" w:type="dxa"/>
            <w:shd w:val="clear" w:color="auto" w:fill="auto"/>
            <w:tcMar>
              <w:top w:w="100" w:type="dxa"/>
              <w:left w:w="100" w:type="dxa"/>
              <w:bottom w:w="100" w:type="dxa"/>
              <w:right w:w="100" w:type="dxa"/>
            </w:tcMar>
          </w:tcPr>
          <w:p w14:paraId="79EF55ED"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0.0000718</w:t>
            </w:r>
          </w:p>
        </w:tc>
        <w:tc>
          <w:tcPr>
            <w:tcW w:w="1560" w:type="dxa"/>
            <w:shd w:val="clear" w:color="auto" w:fill="auto"/>
            <w:tcMar>
              <w:top w:w="100" w:type="dxa"/>
              <w:left w:w="100" w:type="dxa"/>
              <w:bottom w:w="100" w:type="dxa"/>
              <w:right w:w="100" w:type="dxa"/>
            </w:tcMar>
          </w:tcPr>
          <w:p w14:paraId="6DC04D2C"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7593D406" w14:textId="77777777">
        <w:tc>
          <w:tcPr>
            <w:tcW w:w="2055" w:type="dxa"/>
            <w:shd w:val="clear" w:color="auto" w:fill="auto"/>
            <w:tcMar>
              <w:top w:w="100" w:type="dxa"/>
              <w:left w:w="100" w:type="dxa"/>
              <w:bottom w:w="100" w:type="dxa"/>
              <w:right w:w="100" w:type="dxa"/>
            </w:tcMar>
          </w:tcPr>
          <w:p w14:paraId="6D929E7B"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HP - DIN</w:t>
            </w:r>
          </w:p>
        </w:tc>
        <w:tc>
          <w:tcPr>
            <w:tcW w:w="1350" w:type="dxa"/>
            <w:shd w:val="clear" w:color="auto" w:fill="auto"/>
            <w:tcMar>
              <w:top w:w="100" w:type="dxa"/>
              <w:left w:w="100" w:type="dxa"/>
              <w:bottom w:w="100" w:type="dxa"/>
              <w:right w:w="100" w:type="dxa"/>
            </w:tcMar>
          </w:tcPr>
          <w:p w14:paraId="2CD6C693"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-1.70</w:t>
            </w:r>
          </w:p>
        </w:tc>
        <w:tc>
          <w:tcPr>
            <w:tcW w:w="1275" w:type="dxa"/>
            <w:shd w:val="clear" w:color="auto" w:fill="auto"/>
            <w:tcMar>
              <w:top w:w="100" w:type="dxa"/>
              <w:left w:w="100" w:type="dxa"/>
              <w:bottom w:w="100" w:type="dxa"/>
              <w:right w:w="100" w:type="dxa"/>
            </w:tcMar>
          </w:tcPr>
          <w:p w14:paraId="468CD2D6"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-1.89</w:t>
            </w:r>
          </w:p>
        </w:tc>
        <w:tc>
          <w:tcPr>
            <w:tcW w:w="1560" w:type="dxa"/>
            <w:shd w:val="clear" w:color="auto" w:fill="auto"/>
            <w:tcMar>
              <w:top w:w="100" w:type="dxa"/>
              <w:left w:w="100" w:type="dxa"/>
              <w:bottom w:w="100" w:type="dxa"/>
              <w:right w:w="100" w:type="dxa"/>
            </w:tcMar>
          </w:tcPr>
          <w:p w14:paraId="238148FD"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-1.51</w:t>
            </w:r>
          </w:p>
        </w:tc>
        <w:tc>
          <w:tcPr>
            <w:tcW w:w="1560" w:type="dxa"/>
            <w:shd w:val="clear" w:color="auto" w:fill="auto"/>
            <w:tcMar>
              <w:top w:w="100" w:type="dxa"/>
              <w:left w:w="100" w:type="dxa"/>
              <w:bottom w:w="100" w:type="dxa"/>
              <w:right w:w="100" w:type="dxa"/>
            </w:tcMar>
          </w:tcPr>
          <w:p w14:paraId="31D9E54E"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0.000000538</w:t>
            </w:r>
          </w:p>
        </w:tc>
        <w:tc>
          <w:tcPr>
            <w:tcW w:w="1560" w:type="dxa"/>
            <w:shd w:val="clear" w:color="auto" w:fill="auto"/>
            <w:tcMar>
              <w:top w:w="100" w:type="dxa"/>
              <w:left w:w="100" w:type="dxa"/>
              <w:bottom w:w="100" w:type="dxa"/>
              <w:right w:w="100" w:type="dxa"/>
            </w:tcMar>
          </w:tcPr>
          <w:p w14:paraId="0F3EC18C"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1FB6465B" w14:textId="77777777">
        <w:tc>
          <w:tcPr>
            <w:tcW w:w="2055" w:type="dxa"/>
            <w:shd w:val="clear" w:color="auto" w:fill="auto"/>
            <w:tcMar>
              <w:top w:w="100" w:type="dxa"/>
              <w:left w:w="100" w:type="dxa"/>
              <w:bottom w:w="100" w:type="dxa"/>
              <w:right w:w="100" w:type="dxa"/>
            </w:tcMar>
          </w:tcPr>
          <w:p w14:paraId="4339E4EA"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DIN + LP - DIN</w:t>
            </w:r>
          </w:p>
        </w:tc>
        <w:tc>
          <w:tcPr>
            <w:tcW w:w="1350" w:type="dxa"/>
            <w:shd w:val="clear" w:color="auto" w:fill="auto"/>
            <w:tcMar>
              <w:top w:w="100" w:type="dxa"/>
              <w:left w:w="100" w:type="dxa"/>
              <w:bottom w:w="100" w:type="dxa"/>
              <w:right w:w="100" w:type="dxa"/>
            </w:tcMar>
          </w:tcPr>
          <w:p w14:paraId="1F0FACDE"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0.640</w:t>
            </w:r>
          </w:p>
        </w:tc>
        <w:tc>
          <w:tcPr>
            <w:tcW w:w="1275" w:type="dxa"/>
            <w:shd w:val="clear" w:color="auto" w:fill="auto"/>
            <w:tcMar>
              <w:top w:w="100" w:type="dxa"/>
              <w:left w:w="100" w:type="dxa"/>
              <w:bottom w:w="100" w:type="dxa"/>
              <w:right w:w="100" w:type="dxa"/>
            </w:tcMar>
          </w:tcPr>
          <w:p w14:paraId="37677B8B"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0.363</w:t>
            </w:r>
          </w:p>
        </w:tc>
        <w:tc>
          <w:tcPr>
            <w:tcW w:w="1560" w:type="dxa"/>
            <w:shd w:val="clear" w:color="auto" w:fill="auto"/>
            <w:tcMar>
              <w:top w:w="100" w:type="dxa"/>
              <w:left w:w="100" w:type="dxa"/>
              <w:bottom w:w="100" w:type="dxa"/>
              <w:right w:w="100" w:type="dxa"/>
            </w:tcMar>
          </w:tcPr>
          <w:p w14:paraId="17FB547F"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0.916</w:t>
            </w:r>
          </w:p>
        </w:tc>
        <w:tc>
          <w:tcPr>
            <w:tcW w:w="1560" w:type="dxa"/>
            <w:shd w:val="clear" w:color="auto" w:fill="auto"/>
            <w:tcMar>
              <w:top w:w="100" w:type="dxa"/>
              <w:left w:w="100" w:type="dxa"/>
              <w:bottom w:w="100" w:type="dxa"/>
              <w:right w:w="100" w:type="dxa"/>
            </w:tcMar>
          </w:tcPr>
          <w:p w14:paraId="1FE54D2D"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0.001</w:t>
            </w:r>
          </w:p>
        </w:tc>
        <w:tc>
          <w:tcPr>
            <w:tcW w:w="1560" w:type="dxa"/>
            <w:shd w:val="clear" w:color="auto" w:fill="auto"/>
            <w:tcMar>
              <w:top w:w="100" w:type="dxa"/>
              <w:left w:w="100" w:type="dxa"/>
              <w:bottom w:w="100" w:type="dxa"/>
              <w:right w:w="100" w:type="dxa"/>
            </w:tcMar>
          </w:tcPr>
          <w:p w14:paraId="3ACE844D"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1FBA2E63" w14:textId="77777777">
        <w:tc>
          <w:tcPr>
            <w:tcW w:w="2055" w:type="dxa"/>
            <w:shd w:val="clear" w:color="auto" w:fill="auto"/>
            <w:tcMar>
              <w:top w:w="100" w:type="dxa"/>
              <w:left w:w="100" w:type="dxa"/>
              <w:bottom w:w="100" w:type="dxa"/>
              <w:right w:w="100" w:type="dxa"/>
            </w:tcMar>
          </w:tcPr>
          <w:p w14:paraId="2EB5D65E"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DIN + HP - DIN</w:t>
            </w:r>
          </w:p>
        </w:tc>
        <w:tc>
          <w:tcPr>
            <w:tcW w:w="1350" w:type="dxa"/>
            <w:shd w:val="clear" w:color="auto" w:fill="auto"/>
            <w:tcMar>
              <w:top w:w="100" w:type="dxa"/>
              <w:left w:w="100" w:type="dxa"/>
              <w:bottom w:w="100" w:type="dxa"/>
              <w:right w:w="100" w:type="dxa"/>
            </w:tcMar>
          </w:tcPr>
          <w:p w14:paraId="10EDAEAA"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0.690</w:t>
            </w:r>
          </w:p>
        </w:tc>
        <w:tc>
          <w:tcPr>
            <w:tcW w:w="1275" w:type="dxa"/>
            <w:shd w:val="clear" w:color="auto" w:fill="auto"/>
            <w:tcMar>
              <w:top w:w="100" w:type="dxa"/>
              <w:left w:w="100" w:type="dxa"/>
              <w:bottom w:w="100" w:type="dxa"/>
              <w:right w:w="100" w:type="dxa"/>
            </w:tcMar>
          </w:tcPr>
          <w:p w14:paraId="0952736C"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0.591</w:t>
            </w:r>
          </w:p>
        </w:tc>
        <w:tc>
          <w:tcPr>
            <w:tcW w:w="1560" w:type="dxa"/>
            <w:shd w:val="clear" w:color="auto" w:fill="auto"/>
            <w:tcMar>
              <w:top w:w="100" w:type="dxa"/>
              <w:left w:w="100" w:type="dxa"/>
              <w:bottom w:w="100" w:type="dxa"/>
              <w:right w:w="100" w:type="dxa"/>
            </w:tcMar>
          </w:tcPr>
          <w:p w14:paraId="3B22AA89"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0.788</w:t>
            </w:r>
          </w:p>
        </w:tc>
        <w:tc>
          <w:tcPr>
            <w:tcW w:w="1560" w:type="dxa"/>
            <w:shd w:val="clear" w:color="auto" w:fill="auto"/>
            <w:tcMar>
              <w:top w:w="100" w:type="dxa"/>
              <w:left w:w="100" w:type="dxa"/>
              <w:bottom w:w="100" w:type="dxa"/>
              <w:right w:w="100" w:type="dxa"/>
            </w:tcMar>
          </w:tcPr>
          <w:p w14:paraId="3BF51B5E"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0.000000423</w:t>
            </w:r>
          </w:p>
        </w:tc>
        <w:tc>
          <w:tcPr>
            <w:tcW w:w="1560" w:type="dxa"/>
            <w:shd w:val="clear" w:color="auto" w:fill="auto"/>
            <w:tcMar>
              <w:top w:w="100" w:type="dxa"/>
              <w:left w:w="100" w:type="dxa"/>
              <w:bottom w:w="100" w:type="dxa"/>
              <w:right w:w="100" w:type="dxa"/>
            </w:tcMar>
          </w:tcPr>
          <w:p w14:paraId="4527B792"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12377BA1" w14:textId="77777777">
        <w:tc>
          <w:tcPr>
            <w:tcW w:w="2055" w:type="dxa"/>
            <w:shd w:val="clear" w:color="auto" w:fill="auto"/>
            <w:tcMar>
              <w:top w:w="100" w:type="dxa"/>
              <w:left w:w="100" w:type="dxa"/>
              <w:bottom w:w="100" w:type="dxa"/>
              <w:right w:w="100" w:type="dxa"/>
            </w:tcMar>
          </w:tcPr>
          <w:p w14:paraId="44925758"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Time Zero - DIN + HP</w:t>
            </w:r>
          </w:p>
        </w:tc>
        <w:tc>
          <w:tcPr>
            <w:tcW w:w="1350" w:type="dxa"/>
            <w:shd w:val="clear" w:color="auto" w:fill="auto"/>
            <w:tcMar>
              <w:top w:w="100" w:type="dxa"/>
              <w:left w:w="100" w:type="dxa"/>
              <w:bottom w:w="100" w:type="dxa"/>
              <w:right w:w="100" w:type="dxa"/>
            </w:tcMar>
          </w:tcPr>
          <w:p w14:paraId="3D2D9A78"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-2.25</w:t>
            </w:r>
          </w:p>
        </w:tc>
        <w:tc>
          <w:tcPr>
            <w:tcW w:w="1275" w:type="dxa"/>
            <w:shd w:val="clear" w:color="auto" w:fill="auto"/>
            <w:tcMar>
              <w:top w:w="100" w:type="dxa"/>
              <w:left w:w="100" w:type="dxa"/>
              <w:bottom w:w="100" w:type="dxa"/>
              <w:right w:w="100" w:type="dxa"/>
            </w:tcMar>
          </w:tcPr>
          <w:p w14:paraId="198BBCB8"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-2.33</w:t>
            </w:r>
          </w:p>
        </w:tc>
        <w:tc>
          <w:tcPr>
            <w:tcW w:w="1560" w:type="dxa"/>
            <w:shd w:val="clear" w:color="auto" w:fill="auto"/>
            <w:tcMar>
              <w:top w:w="100" w:type="dxa"/>
              <w:left w:w="100" w:type="dxa"/>
              <w:bottom w:w="100" w:type="dxa"/>
              <w:right w:w="100" w:type="dxa"/>
            </w:tcMar>
          </w:tcPr>
          <w:p w14:paraId="20D3B17E"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-2.18</w:t>
            </w:r>
          </w:p>
        </w:tc>
        <w:tc>
          <w:tcPr>
            <w:tcW w:w="1560" w:type="dxa"/>
            <w:shd w:val="clear" w:color="auto" w:fill="auto"/>
            <w:tcMar>
              <w:top w:w="100" w:type="dxa"/>
              <w:left w:w="100" w:type="dxa"/>
              <w:bottom w:w="100" w:type="dxa"/>
              <w:right w:w="100" w:type="dxa"/>
            </w:tcMar>
          </w:tcPr>
          <w:p w14:paraId="744CEFA9"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w:t>
            </w:r>
          </w:p>
        </w:tc>
        <w:tc>
          <w:tcPr>
            <w:tcW w:w="1560" w:type="dxa"/>
            <w:shd w:val="clear" w:color="auto" w:fill="auto"/>
            <w:tcMar>
              <w:top w:w="100" w:type="dxa"/>
              <w:left w:w="100" w:type="dxa"/>
              <w:bottom w:w="100" w:type="dxa"/>
              <w:right w:w="100" w:type="dxa"/>
            </w:tcMar>
          </w:tcPr>
          <w:p w14:paraId="46930BC6"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2E6B9B85" w14:textId="77777777">
        <w:tc>
          <w:tcPr>
            <w:tcW w:w="2055" w:type="dxa"/>
            <w:shd w:val="clear" w:color="auto" w:fill="auto"/>
            <w:tcMar>
              <w:top w:w="100" w:type="dxa"/>
              <w:left w:w="100" w:type="dxa"/>
              <w:bottom w:w="100" w:type="dxa"/>
              <w:right w:w="100" w:type="dxa"/>
            </w:tcMar>
          </w:tcPr>
          <w:p w14:paraId="758E9B03"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LP - DIN + HP</w:t>
            </w:r>
          </w:p>
        </w:tc>
        <w:tc>
          <w:tcPr>
            <w:tcW w:w="1350" w:type="dxa"/>
            <w:shd w:val="clear" w:color="auto" w:fill="auto"/>
            <w:tcMar>
              <w:top w:w="100" w:type="dxa"/>
              <w:left w:w="100" w:type="dxa"/>
              <w:bottom w:w="100" w:type="dxa"/>
              <w:right w:w="100" w:type="dxa"/>
            </w:tcMar>
          </w:tcPr>
          <w:p w14:paraId="7ADDC5E3"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-2.33</w:t>
            </w:r>
          </w:p>
        </w:tc>
        <w:tc>
          <w:tcPr>
            <w:tcW w:w="1275" w:type="dxa"/>
            <w:shd w:val="clear" w:color="auto" w:fill="auto"/>
            <w:tcMar>
              <w:top w:w="100" w:type="dxa"/>
              <w:left w:w="100" w:type="dxa"/>
              <w:bottom w:w="100" w:type="dxa"/>
              <w:right w:w="100" w:type="dxa"/>
            </w:tcMar>
          </w:tcPr>
          <w:p w14:paraId="28FD82C9"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-2.69</w:t>
            </w:r>
          </w:p>
        </w:tc>
        <w:tc>
          <w:tcPr>
            <w:tcW w:w="1560" w:type="dxa"/>
            <w:shd w:val="clear" w:color="auto" w:fill="auto"/>
            <w:tcMar>
              <w:top w:w="100" w:type="dxa"/>
              <w:left w:w="100" w:type="dxa"/>
              <w:bottom w:w="100" w:type="dxa"/>
              <w:right w:w="100" w:type="dxa"/>
            </w:tcMar>
          </w:tcPr>
          <w:p w14:paraId="208F3376"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-1.96</w:t>
            </w:r>
          </w:p>
        </w:tc>
        <w:tc>
          <w:tcPr>
            <w:tcW w:w="1560" w:type="dxa"/>
            <w:shd w:val="clear" w:color="auto" w:fill="auto"/>
            <w:tcMar>
              <w:top w:w="100" w:type="dxa"/>
              <w:left w:w="100" w:type="dxa"/>
              <w:bottom w:w="100" w:type="dxa"/>
              <w:right w:w="100" w:type="dxa"/>
            </w:tcMar>
          </w:tcPr>
          <w:p w14:paraId="30B5F28F"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0.0000481</w:t>
            </w:r>
          </w:p>
        </w:tc>
        <w:tc>
          <w:tcPr>
            <w:tcW w:w="1560" w:type="dxa"/>
            <w:shd w:val="clear" w:color="auto" w:fill="auto"/>
            <w:tcMar>
              <w:top w:w="100" w:type="dxa"/>
              <w:left w:w="100" w:type="dxa"/>
              <w:bottom w:w="100" w:type="dxa"/>
              <w:right w:w="100" w:type="dxa"/>
            </w:tcMar>
          </w:tcPr>
          <w:p w14:paraId="4F2736BC"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622271DB" w14:textId="77777777">
        <w:tc>
          <w:tcPr>
            <w:tcW w:w="2055" w:type="dxa"/>
            <w:shd w:val="clear" w:color="auto" w:fill="auto"/>
            <w:tcMar>
              <w:top w:w="100" w:type="dxa"/>
              <w:left w:w="100" w:type="dxa"/>
              <w:bottom w:w="100" w:type="dxa"/>
              <w:right w:w="100" w:type="dxa"/>
            </w:tcMar>
          </w:tcPr>
          <w:p w14:paraId="713A1342"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HP - DIN + HP</w:t>
            </w:r>
          </w:p>
        </w:tc>
        <w:tc>
          <w:tcPr>
            <w:tcW w:w="1350" w:type="dxa"/>
            <w:shd w:val="clear" w:color="auto" w:fill="auto"/>
            <w:tcMar>
              <w:top w:w="100" w:type="dxa"/>
              <w:left w:w="100" w:type="dxa"/>
              <w:bottom w:w="100" w:type="dxa"/>
              <w:right w:w="100" w:type="dxa"/>
            </w:tcMar>
          </w:tcPr>
          <w:p w14:paraId="5C01B1ED"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-2.39</w:t>
            </w:r>
          </w:p>
        </w:tc>
        <w:tc>
          <w:tcPr>
            <w:tcW w:w="1275" w:type="dxa"/>
            <w:shd w:val="clear" w:color="auto" w:fill="auto"/>
            <w:tcMar>
              <w:top w:w="100" w:type="dxa"/>
              <w:left w:w="100" w:type="dxa"/>
              <w:bottom w:w="100" w:type="dxa"/>
              <w:right w:w="100" w:type="dxa"/>
            </w:tcMar>
          </w:tcPr>
          <w:p w14:paraId="4813C11E"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-2.59</w:t>
            </w:r>
          </w:p>
        </w:tc>
        <w:tc>
          <w:tcPr>
            <w:tcW w:w="1560" w:type="dxa"/>
            <w:shd w:val="clear" w:color="auto" w:fill="auto"/>
            <w:tcMar>
              <w:top w:w="100" w:type="dxa"/>
              <w:left w:w="100" w:type="dxa"/>
              <w:bottom w:w="100" w:type="dxa"/>
              <w:right w:w="100" w:type="dxa"/>
            </w:tcMar>
          </w:tcPr>
          <w:p w14:paraId="38E46494"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-2.20</w:t>
            </w:r>
          </w:p>
        </w:tc>
        <w:tc>
          <w:tcPr>
            <w:tcW w:w="1560" w:type="dxa"/>
            <w:shd w:val="clear" w:color="auto" w:fill="auto"/>
            <w:tcMar>
              <w:top w:w="100" w:type="dxa"/>
              <w:left w:w="100" w:type="dxa"/>
              <w:bottom w:w="100" w:type="dxa"/>
              <w:right w:w="100" w:type="dxa"/>
            </w:tcMar>
          </w:tcPr>
          <w:p w14:paraId="2CF362F3"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0.000000774</w:t>
            </w:r>
          </w:p>
        </w:tc>
        <w:tc>
          <w:tcPr>
            <w:tcW w:w="1560" w:type="dxa"/>
            <w:shd w:val="clear" w:color="auto" w:fill="auto"/>
            <w:tcMar>
              <w:top w:w="100" w:type="dxa"/>
              <w:left w:w="100" w:type="dxa"/>
              <w:bottom w:w="100" w:type="dxa"/>
              <w:right w:w="100" w:type="dxa"/>
            </w:tcMar>
          </w:tcPr>
          <w:p w14:paraId="1027CE4F"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00635E07" w14:textId="77777777">
        <w:tc>
          <w:tcPr>
            <w:tcW w:w="2055" w:type="dxa"/>
            <w:shd w:val="clear" w:color="auto" w:fill="auto"/>
            <w:tcMar>
              <w:top w:w="100" w:type="dxa"/>
              <w:left w:w="100" w:type="dxa"/>
              <w:bottom w:w="100" w:type="dxa"/>
              <w:right w:w="100" w:type="dxa"/>
            </w:tcMar>
          </w:tcPr>
          <w:p w14:paraId="5E76D17F"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DIN + LP - DIN + HP</w:t>
            </w:r>
          </w:p>
        </w:tc>
        <w:tc>
          <w:tcPr>
            <w:tcW w:w="1350" w:type="dxa"/>
            <w:shd w:val="clear" w:color="auto" w:fill="auto"/>
            <w:tcMar>
              <w:top w:w="100" w:type="dxa"/>
              <w:left w:w="100" w:type="dxa"/>
              <w:bottom w:w="100" w:type="dxa"/>
              <w:right w:w="100" w:type="dxa"/>
            </w:tcMar>
          </w:tcPr>
          <w:p w14:paraId="0F4FE768"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-0.0498</w:t>
            </w:r>
          </w:p>
        </w:tc>
        <w:tc>
          <w:tcPr>
            <w:tcW w:w="1275" w:type="dxa"/>
            <w:shd w:val="clear" w:color="auto" w:fill="auto"/>
            <w:tcMar>
              <w:top w:w="100" w:type="dxa"/>
              <w:left w:w="100" w:type="dxa"/>
              <w:bottom w:w="100" w:type="dxa"/>
              <w:right w:w="100" w:type="dxa"/>
            </w:tcMar>
          </w:tcPr>
          <w:p w14:paraId="076D3456"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-0.333</w:t>
            </w:r>
          </w:p>
        </w:tc>
        <w:tc>
          <w:tcPr>
            <w:tcW w:w="1560" w:type="dxa"/>
            <w:shd w:val="clear" w:color="auto" w:fill="auto"/>
            <w:tcMar>
              <w:top w:w="100" w:type="dxa"/>
              <w:left w:w="100" w:type="dxa"/>
              <w:bottom w:w="100" w:type="dxa"/>
              <w:right w:w="100" w:type="dxa"/>
            </w:tcMar>
          </w:tcPr>
          <w:p w14:paraId="037D7986"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0.233</w:t>
            </w:r>
          </w:p>
        </w:tc>
        <w:tc>
          <w:tcPr>
            <w:tcW w:w="1560" w:type="dxa"/>
            <w:shd w:val="clear" w:color="auto" w:fill="auto"/>
            <w:tcMar>
              <w:top w:w="100" w:type="dxa"/>
              <w:left w:w="100" w:type="dxa"/>
              <w:bottom w:w="100" w:type="dxa"/>
              <w:right w:w="100" w:type="dxa"/>
            </w:tcMar>
          </w:tcPr>
          <w:p w14:paraId="7FABB895"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0.968</w:t>
            </w:r>
          </w:p>
        </w:tc>
        <w:tc>
          <w:tcPr>
            <w:tcW w:w="1560" w:type="dxa"/>
            <w:shd w:val="clear" w:color="auto" w:fill="auto"/>
            <w:tcMar>
              <w:top w:w="100" w:type="dxa"/>
              <w:left w:w="100" w:type="dxa"/>
              <w:bottom w:w="100" w:type="dxa"/>
              <w:right w:w="100" w:type="dxa"/>
            </w:tcMar>
          </w:tcPr>
          <w:p w14:paraId="79D52117"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1767AC22" w14:textId="77777777">
        <w:tc>
          <w:tcPr>
            <w:tcW w:w="2055" w:type="dxa"/>
            <w:shd w:val="clear" w:color="auto" w:fill="auto"/>
            <w:tcMar>
              <w:top w:w="100" w:type="dxa"/>
              <w:left w:w="100" w:type="dxa"/>
              <w:bottom w:w="100" w:type="dxa"/>
              <w:right w:w="100" w:type="dxa"/>
            </w:tcMar>
          </w:tcPr>
          <w:p w14:paraId="7F1AF0F4"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Time Zero - DIN + LP</w:t>
            </w:r>
          </w:p>
        </w:tc>
        <w:tc>
          <w:tcPr>
            <w:tcW w:w="1350" w:type="dxa"/>
            <w:shd w:val="clear" w:color="auto" w:fill="auto"/>
            <w:tcMar>
              <w:top w:w="100" w:type="dxa"/>
              <w:left w:w="100" w:type="dxa"/>
              <w:bottom w:w="100" w:type="dxa"/>
              <w:right w:w="100" w:type="dxa"/>
            </w:tcMar>
          </w:tcPr>
          <w:p w14:paraId="479ACC9C"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-2.20</w:t>
            </w:r>
          </w:p>
        </w:tc>
        <w:tc>
          <w:tcPr>
            <w:tcW w:w="1275" w:type="dxa"/>
            <w:shd w:val="clear" w:color="auto" w:fill="auto"/>
            <w:tcMar>
              <w:top w:w="100" w:type="dxa"/>
              <w:left w:w="100" w:type="dxa"/>
              <w:bottom w:w="100" w:type="dxa"/>
              <w:right w:w="100" w:type="dxa"/>
            </w:tcMar>
          </w:tcPr>
          <w:p w14:paraId="18A84A3A"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-2.49</w:t>
            </w:r>
          </w:p>
        </w:tc>
        <w:tc>
          <w:tcPr>
            <w:tcW w:w="1560" w:type="dxa"/>
            <w:shd w:val="clear" w:color="auto" w:fill="auto"/>
            <w:tcMar>
              <w:top w:w="100" w:type="dxa"/>
              <w:left w:w="100" w:type="dxa"/>
              <w:bottom w:w="100" w:type="dxa"/>
              <w:right w:w="100" w:type="dxa"/>
            </w:tcMar>
          </w:tcPr>
          <w:p w14:paraId="0B34467A"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-1.92</w:t>
            </w:r>
          </w:p>
        </w:tc>
        <w:tc>
          <w:tcPr>
            <w:tcW w:w="1560" w:type="dxa"/>
            <w:shd w:val="clear" w:color="auto" w:fill="auto"/>
            <w:tcMar>
              <w:top w:w="100" w:type="dxa"/>
              <w:left w:w="100" w:type="dxa"/>
              <w:bottom w:w="100" w:type="dxa"/>
              <w:right w:w="100" w:type="dxa"/>
            </w:tcMar>
          </w:tcPr>
          <w:p w14:paraId="6F805AA8"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0.0000117</w:t>
            </w:r>
          </w:p>
        </w:tc>
        <w:tc>
          <w:tcPr>
            <w:tcW w:w="1560" w:type="dxa"/>
            <w:shd w:val="clear" w:color="auto" w:fill="auto"/>
            <w:tcMar>
              <w:top w:w="100" w:type="dxa"/>
              <w:left w:w="100" w:type="dxa"/>
              <w:bottom w:w="100" w:type="dxa"/>
              <w:right w:w="100" w:type="dxa"/>
            </w:tcMar>
          </w:tcPr>
          <w:p w14:paraId="2A22E2E8"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6A989C9E" w14:textId="77777777">
        <w:tc>
          <w:tcPr>
            <w:tcW w:w="2055" w:type="dxa"/>
            <w:shd w:val="clear" w:color="auto" w:fill="auto"/>
            <w:tcMar>
              <w:top w:w="100" w:type="dxa"/>
              <w:left w:w="100" w:type="dxa"/>
              <w:bottom w:w="100" w:type="dxa"/>
              <w:right w:w="100" w:type="dxa"/>
            </w:tcMar>
          </w:tcPr>
          <w:p w14:paraId="7F43639F"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LP - DIN + LP</w:t>
            </w:r>
          </w:p>
        </w:tc>
        <w:tc>
          <w:tcPr>
            <w:tcW w:w="1350" w:type="dxa"/>
            <w:shd w:val="clear" w:color="auto" w:fill="auto"/>
            <w:tcMar>
              <w:top w:w="100" w:type="dxa"/>
              <w:left w:w="100" w:type="dxa"/>
              <w:bottom w:w="100" w:type="dxa"/>
              <w:right w:w="100" w:type="dxa"/>
            </w:tcMar>
          </w:tcPr>
          <w:p w14:paraId="5751D1B5"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-2.28</w:t>
            </w:r>
          </w:p>
        </w:tc>
        <w:tc>
          <w:tcPr>
            <w:tcW w:w="1275" w:type="dxa"/>
            <w:shd w:val="clear" w:color="auto" w:fill="auto"/>
            <w:tcMar>
              <w:top w:w="100" w:type="dxa"/>
              <w:left w:w="100" w:type="dxa"/>
              <w:bottom w:w="100" w:type="dxa"/>
              <w:right w:w="100" w:type="dxa"/>
            </w:tcMar>
          </w:tcPr>
          <w:p w14:paraId="78E6EBD6"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-2.64</w:t>
            </w:r>
          </w:p>
        </w:tc>
        <w:tc>
          <w:tcPr>
            <w:tcW w:w="1560" w:type="dxa"/>
            <w:shd w:val="clear" w:color="auto" w:fill="auto"/>
            <w:tcMar>
              <w:top w:w="100" w:type="dxa"/>
              <w:left w:w="100" w:type="dxa"/>
              <w:bottom w:w="100" w:type="dxa"/>
              <w:right w:w="100" w:type="dxa"/>
            </w:tcMar>
          </w:tcPr>
          <w:p w14:paraId="4DF25DD6"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-1.91</w:t>
            </w:r>
          </w:p>
        </w:tc>
        <w:tc>
          <w:tcPr>
            <w:tcW w:w="1560" w:type="dxa"/>
            <w:shd w:val="clear" w:color="auto" w:fill="auto"/>
            <w:tcMar>
              <w:top w:w="100" w:type="dxa"/>
              <w:left w:w="100" w:type="dxa"/>
              <w:bottom w:w="100" w:type="dxa"/>
              <w:right w:w="100" w:type="dxa"/>
            </w:tcMar>
          </w:tcPr>
          <w:p w14:paraId="6606C690"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0.000000164</w:t>
            </w:r>
          </w:p>
        </w:tc>
        <w:tc>
          <w:tcPr>
            <w:tcW w:w="1560" w:type="dxa"/>
            <w:shd w:val="clear" w:color="auto" w:fill="auto"/>
            <w:tcMar>
              <w:top w:w="100" w:type="dxa"/>
              <w:left w:w="100" w:type="dxa"/>
              <w:bottom w:w="100" w:type="dxa"/>
              <w:right w:w="100" w:type="dxa"/>
            </w:tcMar>
          </w:tcPr>
          <w:p w14:paraId="2CFC6AC4"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7E7482E5" w14:textId="77777777">
        <w:tc>
          <w:tcPr>
            <w:tcW w:w="2055" w:type="dxa"/>
            <w:shd w:val="clear" w:color="auto" w:fill="auto"/>
            <w:tcMar>
              <w:top w:w="100" w:type="dxa"/>
              <w:left w:w="100" w:type="dxa"/>
              <w:bottom w:w="100" w:type="dxa"/>
              <w:right w:w="100" w:type="dxa"/>
            </w:tcMar>
          </w:tcPr>
          <w:p w14:paraId="7BBD5B2C"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HP - DIN + LP</w:t>
            </w:r>
          </w:p>
        </w:tc>
        <w:tc>
          <w:tcPr>
            <w:tcW w:w="1350" w:type="dxa"/>
            <w:shd w:val="clear" w:color="auto" w:fill="auto"/>
            <w:tcMar>
              <w:top w:w="100" w:type="dxa"/>
              <w:left w:w="100" w:type="dxa"/>
              <w:bottom w:w="100" w:type="dxa"/>
              <w:right w:w="100" w:type="dxa"/>
            </w:tcMar>
          </w:tcPr>
          <w:p w14:paraId="2A5F97E7"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-2.34</w:t>
            </w:r>
          </w:p>
        </w:tc>
        <w:tc>
          <w:tcPr>
            <w:tcW w:w="1275" w:type="dxa"/>
            <w:shd w:val="clear" w:color="auto" w:fill="auto"/>
            <w:tcMar>
              <w:top w:w="100" w:type="dxa"/>
              <w:left w:w="100" w:type="dxa"/>
              <w:bottom w:w="100" w:type="dxa"/>
              <w:right w:w="100" w:type="dxa"/>
            </w:tcMar>
          </w:tcPr>
          <w:p w14:paraId="30534891"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-2.62</w:t>
            </w:r>
          </w:p>
        </w:tc>
        <w:tc>
          <w:tcPr>
            <w:tcW w:w="1560" w:type="dxa"/>
            <w:shd w:val="clear" w:color="auto" w:fill="auto"/>
            <w:tcMar>
              <w:top w:w="100" w:type="dxa"/>
              <w:left w:w="100" w:type="dxa"/>
              <w:bottom w:w="100" w:type="dxa"/>
              <w:right w:w="100" w:type="dxa"/>
            </w:tcMar>
          </w:tcPr>
          <w:p w14:paraId="0613BFBE"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-2.06</w:t>
            </w:r>
          </w:p>
        </w:tc>
        <w:tc>
          <w:tcPr>
            <w:tcW w:w="1560" w:type="dxa"/>
            <w:shd w:val="clear" w:color="auto" w:fill="auto"/>
            <w:tcMar>
              <w:top w:w="100" w:type="dxa"/>
              <w:left w:w="100" w:type="dxa"/>
              <w:bottom w:w="100" w:type="dxa"/>
              <w:right w:w="100" w:type="dxa"/>
            </w:tcMar>
          </w:tcPr>
          <w:p w14:paraId="3EAF8010"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0.0000000864</w:t>
            </w:r>
          </w:p>
        </w:tc>
        <w:tc>
          <w:tcPr>
            <w:tcW w:w="1560" w:type="dxa"/>
            <w:shd w:val="clear" w:color="auto" w:fill="auto"/>
            <w:tcMar>
              <w:top w:w="100" w:type="dxa"/>
              <w:left w:w="100" w:type="dxa"/>
              <w:bottom w:w="100" w:type="dxa"/>
              <w:right w:w="100" w:type="dxa"/>
            </w:tcMar>
          </w:tcPr>
          <w:p w14:paraId="6DD0CDCF"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3A27DF4E" w14:textId="77777777">
        <w:tc>
          <w:tcPr>
            <w:tcW w:w="2055" w:type="dxa"/>
            <w:shd w:val="clear" w:color="auto" w:fill="auto"/>
            <w:tcMar>
              <w:top w:w="100" w:type="dxa"/>
              <w:left w:w="100" w:type="dxa"/>
              <w:bottom w:w="100" w:type="dxa"/>
              <w:right w:w="100" w:type="dxa"/>
            </w:tcMar>
          </w:tcPr>
          <w:p w14:paraId="56CE7F67"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Time Zero - HP</w:t>
            </w:r>
          </w:p>
        </w:tc>
        <w:tc>
          <w:tcPr>
            <w:tcW w:w="1350" w:type="dxa"/>
            <w:shd w:val="clear" w:color="auto" w:fill="auto"/>
            <w:tcMar>
              <w:top w:w="100" w:type="dxa"/>
              <w:left w:w="100" w:type="dxa"/>
              <w:bottom w:w="100" w:type="dxa"/>
              <w:right w:w="100" w:type="dxa"/>
            </w:tcMar>
          </w:tcPr>
          <w:p w14:paraId="4AFA8821"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0.137</w:t>
            </w:r>
          </w:p>
        </w:tc>
        <w:tc>
          <w:tcPr>
            <w:tcW w:w="1275" w:type="dxa"/>
            <w:shd w:val="clear" w:color="auto" w:fill="auto"/>
            <w:tcMar>
              <w:top w:w="100" w:type="dxa"/>
              <w:left w:w="100" w:type="dxa"/>
              <w:bottom w:w="100" w:type="dxa"/>
              <w:right w:w="100" w:type="dxa"/>
            </w:tcMar>
          </w:tcPr>
          <w:p w14:paraId="0845418B"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-0.0553</w:t>
            </w:r>
          </w:p>
        </w:tc>
        <w:tc>
          <w:tcPr>
            <w:tcW w:w="1560" w:type="dxa"/>
            <w:shd w:val="clear" w:color="auto" w:fill="auto"/>
            <w:tcMar>
              <w:top w:w="100" w:type="dxa"/>
              <w:left w:w="100" w:type="dxa"/>
              <w:bottom w:w="100" w:type="dxa"/>
              <w:right w:w="100" w:type="dxa"/>
            </w:tcMar>
          </w:tcPr>
          <w:p w14:paraId="63F02605"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0.330</w:t>
            </w:r>
          </w:p>
        </w:tc>
        <w:tc>
          <w:tcPr>
            <w:tcW w:w="1560" w:type="dxa"/>
            <w:shd w:val="clear" w:color="auto" w:fill="auto"/>
            <w:tcMar>
              <w:top w:w="100" w:type="dxa"/>
              <w:left w:w="100" w:type="dxa"/>
              <w:bottom w:w="100" w:type="dxa"/>
              <w:right w:w="100" w:type="dxa"/>
            </w:tcMar>
          </w:tcPr>
          <w:p w14:paraId="0EEF7452"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0.164</w:t>
            </w:r>
          </w:p>
        </w:tc>
        <w:tc>
          <w:tcPr>
            <w:tcW w:w="1560" w:type="dxa"/>
            <w:shd w:val="clear" w:color="auto" w:fill="auto"/>
            <w:tcMar>
              <w:top w:w="100" w:type="dxa"/>
              <w:left w:w="100" w:type="dxa"/>
              <w:bottom w:w="100" w:type="dxa"/>
              <w:right w:w="100" w:type="dxa"/>
            </w:tcMar>
          </w:tcPr>
          <w:p w14:paraId="134E33DA"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64E1AE0D" w14:textId="77777777">
        <w:tc>
          <w:tcPr>
            <w:tcW w:w="2055" w:type="dxa"/>
            <w:shd w:val="clear" w:color="auto" w:fill="auto"/>
            <w:tcMar>
              <w:top w:w="100" w:type="dxa"/>
              <w:left w:w="100" w:type="dxa"/>
              <w:bottom w:w="100" w:type="dxa"/>
              <w:right w:w="100" w:type="dxa"/>
            </w:tcMar>
          </w:tcPr>
          <w:p w14:paraId="26AE7427"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LP - HP</w:t>
            </w:r>
          </w:p>
        </w:tc>
        <w:tc>
          <w:tcPr>
            <w:tcW w:w="1350" w:type="dxa"/>
            <w:shd w:val="clear" w:color="auto" w:fill="auto"/>
            <w:tcMar>
              <w:top w:w="100" w:type="dxa"/>
              <w:left w:w="100" w:type="dxa"/>
              <w:bottom w:w="100" w:type="dxa"/>
              <w:right w:w="100" w:type="dxa"/>
            </w:tcMar>
          </w:tcPr>
          <w:p w14:paraId="0DAAB438"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0.0644</w:t>
            </w:r>
          </w:p>
        </w:tc>
        <w:tc>
          <w:tcPr>
            <w:tcW w:w="1275" w:type="dxa"/>
            <w:shd w:val="clear" w:color="auto" w:fill="auto"/>
            <w:tcMar>
              <w:top w:w="100" w:type="dxa"/>
              <w:left w:w="100" w:type="dxa"/>
              <w:bottom w:w="100" w:type="dxa"/>
              <w:right w:w="100" w:type="dxa"/>
            </w:tcMar>
          </w:tcPr>
          <w:p w14:paraId="68D076B9"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-0.284</w:t>
            </w:r>
          </w:p>
        </w:tc>
        <w:tc>
          <w:tcPr>
            <w:tcW w:w="1560" w:type="dxa"/>
            <w:shd w:val="clear" w:color="auto" w:fill="auto"/>
            <w:tcMar>
              <w:top w:w="100" w:type="dxa"/>
              <w:left w:w="100" w:type="dxa"/>
              <w:bottom w:w="100" w:type="dxa"/>
              <w:right w:w="100" w:type="dxa"/>
            </w:tcMar>
          </w:tcPr>
          <w:p w14:paraId="206781C2"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0.413</w:t>
            </w:r>
          </w:p>
        </w:tc>
        <w:tc>
          <w:tcPr>
            <w:tcW w:w="1560" w:type="dxa"/>
            <w:shd w:val="clear" w:color="auto" w:fill="auto"/>
            <w:tcMar>
              <w:top w:w="100" w:type="dxa"/>
              <w:left w:w="100" w:type="dxa"/>
              <w:bottom w:w="100" w:type="dxa"/>
              <w:right w:w="100" w:type="dxa"/>
            </w:tcMar>
          </w:tcPr>
          <w:p w14:paraId="3DE9AE31"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0.981</w:t>
            </w:r>
          </w:p>
        </w:tc>
        <w:tc>
          <w:tcPr>
            <w:tcW w:w="1560" w:type="dxa"/>
            <w:shd w:val="clear" w:color="auto" w:fill="auto"/>
            <w:tcMar>
              <w:top w:w="100" w:type="dxa"/>
              <w:left w:w="100" w:type="dxa"/>
              <w:bottom w:w="100" w:type="dxa"/>
              <w:right w:w="100" w:type="dxa"/>
            </w:tcMar>
          </w:tcPr>
          <w:p w14:paraId="48CC68EA"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30399521" w14:textId="77777777">
        <w:tc>
          <w:tcPr>
            <w:tcW w:w="2055" w:type="dxa"/>
            <w:shd w:val="clear" w:color="auto" w:fill="auto"/>
            <w:tcMar>
              <w:top w:w="100" w:type="dxa"/>
              <w:left w:w="100" w:type="dxa"/>
              <w:bottom w:w="100" w:type="dxa"/>
              <w:right w:w="100" w:type="dxa"/>
            </w:tcMar>
          </w:tcPr>
          <w:p w14:paraId="40DF08C8"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Time Zero - LP</w:t>
            </w:r>
          </w:p>
        </w:tc>
        <w:tc>
          <w:tcPr>
            <w:tcW w:w="1350" w:type="dxa"/>
            <w:shd w:val="clear" w:color="auto" w:fill="auto"/>
            <w:tcMar>
              <w:top w:w="100" w:type="dxa"/>
              <w:left w:w="100" w:type="dxa"/>
              <w:bottom w:w="100" w:type="dxa"/>
              <w:right w:w="100" w:type="dxa"/>
            </w:tcMar>
          </w:tcPr>
          <w:p w14:paraId="4760B540"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0.0731</w:t>
            </w:r>
          </w:p>
        </w:tc>
        <w:tc>
          <w:tcPr>
            <w:tcW w:w="1275" w:type="dxa"/>
            <w:shd w:val="clear" w:color="auto" w:fill="auto"/>
            <w:tcMar>
              <w:top w:w="100" w:type="dxa"/>
              <w:left w:w="100" w:type="dxa"/>
              <w:bottom w:w="100" w:type="dxa"/>
              <w:right w:w="100" w:type="dxa"/>
            </w:tcMar>
          </w:tcPr>
          <w:p w14:paraId="641634DC"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-0.290</w:t>
            </w:r>
          </w:p>
        </w:tc>
        <w:tc>
          <w:tcPr>
            <w:tcW w:w="1560" w:type="dxa"/>
            <w:shd w:val="clear" w:color="auto" w:fill="auto"/>
            <w:tcMar>
              <w:top w:w="100" w:type="dxa"/>
              <w:left w:w="100" w:type="dxa"/>
              <w:bottom w:w="100" w:type="dxa"/>
              <w:right w:w="100" w:type="dxa"/>
            </w:tcMar>
          </w:tcPr>
          <w:p w14:paraId="42F6C93E"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0.436</w:t>
            </w:r>
          </w:p>
        </w:tc>
        <w:tc>
          <w:tcPr>
            <w:tcW w:w="1560" w:type="dxa"/>
            <w:shd w:val="clear" w:color="auto" w:fill="auto"/>
            <w:tcMar>
              <w:top w:w="100" w:type="dxa"/>
              <w:left w:w="100" w:type="dxa"/>
              <w:bottom w:w="100" w:type="dxa"/>
              <w:right w:w="100" w:type="dxa"/>
            </w:tcMar>
          </w:tcPr>
          <w:p w14:paraId="109329E4"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0.94</w:t>
            </w:r>
          </w:p>
        </w:tc>
        <w:tc>
          <w:tcPr>
            <w:tcW w:w="1560" w:type="dxa"/>
            <w:shd w:val="clear" w:color="auto" w:fill="auto"/>
            <w:tcMar>
              <w:top w:w="100" w:type="dxa"/>
              <w:left w:w="100" w:type="dxa"/>
              <w:bottom w:w="100" w:type="dxa"/>
              <w:right w:w="100" w:type="dxa"/>
            </w:tcMar>
          </w:tcPr>
          <w:p w14:paraId="78BAC58C" w14:textId="77777777" w:rsidR="00120A1C" w:rsidRDefault="00120A1C">
            <w:pPr>
              <w:widowControl w:val="0"/>
              <w:spacing w:line="240" w:lineRule="auto"/>
              <w:rPr>
                <w:rFonts w:ascii="Times New Roman" w:eastAsia="Times New Roman" w:hAnsi="Times New Roman" w:cs="Times New Roman"/>
                <w:color w:val="222222"/>
                <w:sz w:val="20"/>
                <w:szCs w:val="20"/>
              </w:rPr>
            </w:pPr>
          </w:p>
        </w:tc>
      </w:tr>
    </w:tbl>
    <w:p w14:paraId="2C1AE3D6" w14:textId="77777777" w:rsidR="00120A1C" w:rsidRDefault="00000000">
      <w:pPr>
        <w:shd w:val="clear" w:color="auto" w:fill="FFFFFF"/>
        <w:spacing w:before="200" w:after="200"/>
        <w:rPr>
          <w:rFonts w:ascii="Times New Roman" w:eastAsia="Times New Roman" w:hAnsi="Times New Roman" w:cs="Times New Roman"/>
          <w:b/>
          <w:color w:val="222222"/>
          <w:sz w:val="20"/>
          <w:szCs w:val="20"/>
          <w:highlight w:val="yellow"/>
        </w:rPr>
      </w:pPr>
      <w:r>
        <w:rPr>
          <w:rFonts w:ascii="Times New Roman" w:eastAsia="Times New Roman" w:hAnsi="Times New Roman" w:cs="Times New Roman"/>
          <w:b/>
          <w:color w:val="222222"/>
          <w:sz w:val="20"/>
          <w:szCs w:val="20"/>
          <w:highlight w:val="yellow"/>
        </w:rPr>
        <w:t xml:space="preserve">Table A3. </w:t>
      </w:r>
      <w:r>
        <w:rPr>
          <w:rFonts w:ascii="Times New Roman" w:eastAsia="Times New Roman" w:hAnsi="Times New Roman" w:cs="Times New Roman"/>
          <w:color w:val="222222"/>
          <w:sz w:val="20"/>
          <w:szCs w:val="20"/>
          <w:highlight w:val="yellow"/>
        </w:rPr>
        <w:t xml:space="preserve">Results from Games-Howell testing for the July bioassay. The column “Difference” contains the difference of the terms in the corresponding first column, “LCL” contains the lower 95% confidence level, “UCL” contains the upper 95% confidence level, and the final column shows the p-value all from the ln-transformed total chlorophyll </w:t>
      </w:r>
      <w:r>
        <w:rPr>
          <w:rFonts w:ascii="Times New Roman" w:eastAsia="Times New Roman" w:hAnsi="Times New Roman" w:cs="Times New Roman"/>
          <w:i/>
          <w:color w:val="222222"/>
          <w:sz w:val="20"/>
          <w:szCs w:val="20"/>
          <w:highlight w:val="yellow"/>
        </w:rPr>
        <w:t>a</w:t>
      </w:r>
      <w:r>
        <w:rPr>
          <w:rFonts w:ascii="Times New Roman" w:eastAsia="Times New Roman" w:hAnsi="Times New Roman" w:cs="Times New Roman"/>
          <w:color w:val="222222"/>
          <w:sz w:val="20"/>
          <w:szCs w:val="20"/>
          <w:highlight w:val="yellow"/>
        </w:rPr>
        <w:t xml:space="preserve"> concentration. Bolded values indicated significance (p &lt; 0.05). </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1350"/>
        <w:gridCol w:w="1275"/>
        <w:gridCol w:w="1560"/>
        <w:gridCol w:w="1560"/>
        <w:gridCol w:w="1560"/>
      </w:tblGrid>
      <w:tr w:rsidR="00120A1C" w14:paraId="75E1F805" w14:textId="77777777">
        <w:tc>
          <w:tcPr>
            <w:tcW w:w="2055" w:type="dxa"/>
            <w:shd w:val="clear" w:color="auto" w:fill="auto"/>
            <w:tcMar>
              <w:top w:w="100" w:type="dxa"/>
              <w:left w:w="100" w:type="dxa"/>
              <w:bottom w:w="100" w:type="dxa"/>
              <w:right w:w="100" w:type="dxa"/>
            </w:tcMar>
          </w:tcPr>
          <w:p w14:paraId="1EA36235" w14:textId="77777777" w:rsidR="00120A1C" w:rsidRDefault="00120A1C">
            <w:pPr>
              <w:widowControl w:val="0"/>
              <w:spacing w:line="240" w:lineRule="auto"/>
              <w:rPr>
                <w:rFonts w:ascii="Times New Roman" w:eastAsia="Times New Roman" w:hAnsi="Times New Roman" w:cs="Times New Roman"/>
                <w:color w:val="222222"/>
                <w:sz w:val="20"/>
                <w:szCs w:val="20"/>
              </w:rPr>
            </w:pPr>
          </w:p>
        </w:tc>
        <w:tc>
          <w:tcPr>
            <w:tcW w:w="1350" w:type="dxa"/>
            <w:shd w:val="clear" w:color="auto" w:fill="auto"/>
            <w:tcMar>
              <w:top w:w="100" w:type="dxa"/>
              <w:left w:w="100" w:type="dxa"/>
              <w:bottom w:w="100" w:type="dxa"/>
              <w:right w:w="100" w:type="dxa"/>
            </w:tcMar>
          </w:tcPr>
          <w:p w14:paraId="7CFB6072"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Difference</w:t>
            </w:r>
          </w:p>
        </w:tc>
        <w:tc>
          <w:tcPr>
            <w:tcW w:w="1275" w:type="dxa"/>
            <w:shd w:val="clear" w:color="auto" w:fill="auto"/>
            <w:tcMar>
              <w:top w:w="100" w:type="dxa"/>
              <w:left w:w="100" w:type="dxa"/>
              <w:bottom w:w="100" w:type="dxa"/>
              <w:right w:w="100" w:type="dxa"/>
            </w:tcMar>
          </w:tcPr>
          <w:p w14:paraId="52AFE368"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LCL</w:t>
            </w:r>
          </w:p>
        </w:tc>
        <w:tc>
          <w:tcPr>
            <w:tcW w:w="1560" w:type="dxa"/>
            <w:shd w:val="clear" w:color="auto" w:fill="auto"/>
            <w:tcMar>
              <w:top w:w="100" w:type="dxa"/>
              <w:left w:w="100" w:type="dxa"/>
              <w:bottom w:w="100" w:type="dxa"/>
              <w:right w:w="100" w:type="dxa"/>
            </w:tcMar>
          </w:tcPr>
          <w:p w14:paraId="40B3FF7F"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UCL</w:t>
            </w:r>
          </w:p>
        </w:tc>
        <w:tc>
          <w:tcPr>
            <w:tcW w:w="1560" w:type="dxa"/>
            <w:shd w:val="clear" w:color="auto" w:fill="auto"/>
            <w:tcMar>
              <w:top w:w="100" w:type="dxa"/>
              <w:left w:w="100" w:type="dxa"/>
              <w:bottom w:w="100" w:type="dxa"/>
              <w:right w:w="100" w:type="dxa"/>
            </w:tcMar>
          </w:tcPr>
          <w:p w14:paraId="545D887F"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p-value</w:t>
            </w:r>
          </w:p>
        </w:tc>
        <w:tc>
          <w:tcPr>
            <w:tcW w:w="1560" w:type="dxa"/>
            <w:shd w:val="clear" w:color="auto" w:fill="auto"/>
            <w:tcMar>
              <w:top w:w="100" w:type="dxa"/>
              <w:left w:w="100" w:type="dxa"/>
              <w:bottom w:w="100" w:type="dxa"/>
              <w:right w:w="100" w:type="dxa"/>
            </w:tcMar>
          </w:tcPr>
          <w:p w14:paraId="234A566A"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675C575D" w14:textId="77777777">
        <w:tc>
          <w:tcPr>
            <w:tcW w:w="2055" w:type="dxa"/>
            <w:shd w:val="clear" w:color="auto" w:fill="auto"/>
            <w:tcMar>
              <w:top w:w="100" w:type="dxa"/>
              <w:left w:w="100" w:type="dxa"/>
              <w:bottom w:w="100" w:type="dxa"/>
              <w:right w:w="100" w:type="dxa"/>
            </w:tcMar>
          </w:tcPr>
          <w:p w14:paraId="78F4DE03"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 xml:space="preserve">Time Zero - Control </w:t>
            </w:r>
          </w:p>
        </w:tc>
        <w:tc>
          <w:tcPr>
            <w:tcW w:w="1350" w:type="dxa"/>
            <w:shd w:val="clear" w:color="auto" w:fill="auto"/>
            <w:tcMar>
              <w:top w:w="100" w:type="dxa"/>
              <w:left w:w="100" w:type="dxa"/>
              <w:bottom w:w="100" w:type="dxa"/>
              <w:right w:w="100" w:type="dxa"/>
            </w:tcMar>
          </w:tcPr>
          <w:p w14:paraId="64F5FF37"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0.159</w:t>
            </w:r>
          </w:p>
        </w:tc>
        <w:tc>
          <w:tcPr>
            <w:tcW w:w="1275" w:type="dxa"/>
            <w:shd w:val="clear" w:color="auto" w:fill="auto"/>
            <w:tcMar>
              <w:top w:w="100" w:type="dxa"/>
              <w:left w:w="100" w:type="dxa"/>
              <w:bottom w:w="100" w:type="dxa"/>
              <w:right w:w="100" w:type="dxa"/>
            </w:tcMar>
          </w:tcPr>
          <w:p w14:paraId="4C4CD0FF"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0.0246</w:t>
            </w:r>
          </w:p>
        </w:tc>
        <w:tc>
          <w:tcPr>
            <w:tcW w:w="1560" w:type="dxa"/>
            <w:shd w:val="clear" w:color="auto" w:fill="auto"/>
            <w:tcMar>
              <w:top w:w="100" w:type="dxa"/>
              <w:left w:w="100" w:type="dxa"/>
              <w:bottom w:w="100" w:type="dxa"/>
              <w:right w:w="100" w:type="dxa"/>
            </w:tcMar>
          </w:tcPr>
          <w:p w14:paraId="39FAB5AE"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0.293</w:t>
            </w:r>
          </w:p>
        </w:tc>
        <w:tc>
          <w:tcPr>
            <w:tcW w:w="1560" w:type="dxa"/>
            <w:shd w:val="clear" w:color="auto" w:fill="auto"/>
            <w:tcMar>
              <w:top w:w="100" w:type="dxa"/>
              <w:left w:w="100" w:type="dxa"/>
              <w:bottom w:w="100" w:type="dxa"/>
              <w:right w:w="100" w:type="dxa"/>
            </w:tcMar>
          </w:tcPr>
          <w:p w14:paraId="6218B564"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0.024</w:t>
            </w:r>
          </w:p>
        </w:tc>
        <w:tc>
          <w:tcPr>
            <w:tcW w:w="1560" w:type="dxa"/>
            <w:shd w:val="clear" w:color="auto" w:fill="auto"/>
            <w:tcMar>
              <w:top w:w="100" w:type="dxa"/>
              <w:left w:w="100" w:type="dxa"/>
              <w:bottom w:w="100" w:type="dxa"/>
              <w:right w:w="100" w:type="dxa"/>
            </w:tcMar>
          </w:tcPr>
          <w:p w14:paraId="68F3ADB8"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5EF64F9D" w14:textId="77777777">
        <w:tc>
          <w:tcPr>
            <w:tcW w:w="2055" w:type="dxa"/>
            <w:shd w:val="clear" w:color="auto" w:fill="auto"/>
            <w:tcMar>
              <w:top w:w="100" w:type="dxa"/>
              <w:left w:w="100" w:type="dxa"/>
              <w:bottom w:w="100" w:type="dxa"/>
              <w:right w:w="100" w:type="dxa"/>
            </w:tcMar>
          </w:tcPr>
          <w:p w14:paraId="5C907DB9"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DIN - Control</w:t>
            </w:r>
          </w:p>
        </w:tc>
        <w:tc>
          <w:tcPr>
            <w:tcW w:w="1350" w:type="dxa"/>
            <w:shd w:val="clear" w:color="auto" w:fill="auto"/>
            <w:tcMar>
              <w:top w:w="100" w:type="dxa"/>
              <w:left w:w="100" w:type="dxa"/>
              <w:bottom w:w="100" w:type="dxa"/>
              <w:right w:w="100" w:type="dxa"/>
            </w:tcMar>
          </w:tcPr>
          <w:p w14:paraId="2E341479"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1.85</w:t>
            </w:r>
          </w:p>
        </w:tc>
        <w:tc>
          <w:tcPr>
            <w:tcW w:w="1275" w:type="dxa"/>
            <w:shd w:val="clear" w:color="auto" w:fill="auto"/>
            <w:tcMar>
              <w:top w:w="100" w:type="dxa"/>
              <w:left w:w="100" w:type="dxa"/>
              <w:bottom w:w="100" w:type="dxa"/>
              <w:right w:w="100" w:type="dxa"/>
            </w:tcMar>
          </w:tcPr>
          <w:p w14:paraId="1F023FE0"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1.64</w:t>
            </w:r>
          </w:p>
        </w:tc>
        <w:tc>
          <w:tcPr>
            <w:tcW w:w="1560" w:type="dxa"/>
            <w:shd w:val="clear" w:color="auto" w:fill="auto"/>
            <w:tcMar>
              <w:top w:w="100" w:type="dxa"/>
              <w:left w:w="100" w:type="dxa"/>
              <w:bottom w:w="100" w:type="dxa"/>
              <w:right w:w="100" w:type="dxa"/>
            </w:tcMar>
          </w:tcPr>
          <w:p w14:paraId="345926A7"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2.06</w:t>
            </w:r>
          </w:p>
        </w:tc>
        <w:tc>
          <w:tcPr>
            <w:tcW w:w="1560" w:type="dxa"/>
            <w:shd w:val="clear" w:color="auto" w:fill="auto"/>
            <w:tcMar>
              <w:top w:w="100" w:type="dxa"/>
              <w:left w:w="100" w:type="dxa"/>
              <w:bottom w:w="100" w:type="dxa"/>
              <w:right w:w="100" w:type="dxa"/>
            </w:tcMar>
          </w:tcPr>
          <w:p w14:paraId="5B2CA9EF"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0.000000108</w:t>
            </w:r>
          </w:p>
        </w:tc>
        <w:tc>
          <w:tcPr>
            <w:tcW w:w="1560" w:type="dxa"/>
            <w:shd w:val="clear" w:color="auto" w:fill="auto"/>
            <w:tcMar>
              <w:top w:w="100" w:type="dxa"/>
              <w:left w:w="100" w:type="dxa"/>
              <w:bottom w:w="100" w:type="dxa"/>
              <w:right w:w="100" w:type="dxa"/>
            </w:tcMar>
          </w:tcPr>
          <w:p w14:paraId="5B802AC9"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02430128" w14:textId="77777777">
        <w:tc>
          <w:tcPr>
            <w:tcW w:w="2055" w:type="dxa"/>
            <w:shd w:val="clear" w:color="auto" w:fill="auto"/>
            <w:tcMar>
              <w:top w:w="100" w:type="dxa"/>
              <w:left w:w="100" w:type="dxa"/>
              <w:bottom w:w="100" w:type="dxa"/>
              <w:right w:w="100" w:type="dxa"/>
            </w:tcMar>
          </w:tcPr>
          <w:p w14:paraId="2A5917C6"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LP - Control</w:t>
            </w:r>
          </w:p>
        </w:tc>
        <w:tc>
          <w:tcPr>
            <w:tcW w:w="1350" w:type="dxa"/>
            <w:shd w:val="clear" w:color="auto" w:fill="auto"/>
            <w:tcMar>
              <w:top w:w="100" w:type="dxa"/>
              <w:left w:w="100" w:type="dxa"/>
              <w:bottom w:w="100" w:type="dxa"/>
              <w:right w:w="100" w:type="dxa"/>
            </w:tcMar>
          </w:tcPr>
          <w:p w14:paraId="36F1C353"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0.226</w:t>
            </w:r>
          </w:p>
        </w:tc>
        <w:tc>
          <w:tcPr>
            <w:tcW w:w="1275" w:type="dxa"/>
            <w:shd w:val="clear" w:color="auto" w:fill="auto"/>
            <w:tcMar>
              <w:top w:w="100" w:type="dxa"/>
              <w:left w:w="100" w:type="dxa"/>
              <w:bottom w:w="100" w:type="dxa"/>
              <w:right w:w="100" w:type="dxa"/>
            </w:tcMar>
          </w:tcPr>
          <w:p w14:paraId="73DF0A0F"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-0.0844</w:t>
            </w:r>
          </w:p>
        </w:tc>
        <w:tc>
          <w:tcPr>
            <w:tcW w:w="1560" w:type="dxa"/>
            <w:shd w:val="clear" w:color="auto" w:fill="auto"/>
            <w:tcMar>
              <w:top w:w="100" w:type="dxa"/>
              <w:left w:w="100" w:type="dxa"/>
              <w:bottom w:w="100" w:type="dxa"/>
              <w:right w:w="100" w:type="dxa"/>
            </w:tcMar>
          </w:tcPr>
          <w:p w14:paraId="4E91E985"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0.537</w:t>
            </w:r>
          </w:p>
        </w:tc>
        <w:tc>
          <w:tcPr>
            <w:tcW w:w="1560" w:type="dxa"/>
            <w:shd w:val="clear" w:color="auto" w:fill="auto"/>
            <w:tcMar>
              <w:top w:w="100" w:type="dxa"/>
              <w:left w:w="100" w:type="dxa"/>
              <w:bottom w:w="100" w:type="dxa"/>
              <w:right w:w="100" w:type="dxa"/>
            </w:tcMar>
          </w:tcPr>
          <w:p w14:paraId="4EB867C3"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0.16</w:t>
            </w:r>
          </w:p>
        </w:tc>
        <w:tc>
          <w:tcPr>
            <w:tcW w:w="1560" w:type="dxa"/>
            <w:shd w:val="clear" w:color="auto" w:fill="auto"/>
            <w:tcMar>
              <w:top w:w="100" w:type="dxa"/>
              <w:left w:w="100" w:type="dxa"/>
              <w:bottom w:w="100" w:type="dxa"/>
              <w:right w:w="100" w:type="dxa"/>
            </w:tcMar>
          </w:tcPr>
          <w:p w14:paraId="13717285"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72C42542" w14:textId="77777777">
        <w:tc>
          <w:tcPr>
            <w:tcW w:w="2055" w:type="dxa"/>
            <w:shd w:val="clear" w:color="auto" w:fill="auto"/>
            <w:tcMar>
              <w:top w:w="100" w:type="dxa"/>
              <w:left w:w="100" w:type="dxa"/>
              <w:bottom w:w="100" w:type="dxa"/>
              <w:right w:w="100" w:type="dxa"/>
            </w:tcMar>
          </w:tcPr>
          <w:p w14:paraId="5F900EC8"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HP - Control</w:t>
            </w:r>
          </w:p>
        </w:tc>
        <w:tc>
          <w:tcPr>
            <w:tcW w:w="1350" w:type="dxa"/>
            <w:shd w:val="clear" w:color="auto" w:fill="auto"/>
            <w:tcMar>
              <w:top w:w="100" w:type="dxa"/>
              <w:left w:w="100" w:type="dxa"/>
              <w:bottom w:w="100" w:type="dxa"/>
              <w:right w:w="100" w:type="dxa"/>
            </w:tcMar>
          </w:tcPr>
          <w:p w14:paraId="3493F1CA"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-0.0146</w:t>
            </w:r>
          </w:p>
        </w:tc>
        <w:tc>
          <w:tcPr>
            <w:tcW w:w="1275" w:type="dxa"/>
            <w:shd w:val="clear" w:color="auto" w:fill="auto"/>
            <w:tcMar>
              <w:top w:w="100" w:type="dxa"/>
              <w:left w:w="100" w:type="dxa"/>
              <w:bottom w:w="100" w:type="dxa"/>
              <w:right w:w="100" w:type="dxa"/>
            </w:tcMar>
          </w:tcPr>
          <w:p w14:paraId="2AAFA8C7"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-0.149</w:t>
            </w:r>
          </w:p>
        </w:tc>
        <w:tc>
          <w:tcPr>
            <w:tcW w:w="1560" w:type="dxa"/>
            <w:shd w:val="clear" w:color="auto" w:fill="auto"/>
            <w:tcMar>
              <w:top w:w="100" w:type="dxa"/>
              <w:left w:w="100" w:type="dxa"/>
              <w:bottom w:w="100" w:type="dxa"/>
              <w:right w:w="100" w:type="dxa"/>
            </w:tcMar>
          </w:tcPr>
          <w:p w14:paraId="2FEA9E54"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0.120</w:t>
            </w:r>
          </w:p>
        </w:tc>
        <w:tc>
          <w:tcPr>
            <w:tcW w:w="1560" w:type="dxa"/>
            <w:shd w:val="clear" w:color="auto" w:fill="auto"/>
            <w:tcMar>
              <w:top w:w="100" w:type="dxa"/>
              <w:left w:w="100" w:type="dxa"/>
              <w:bottom w:w="100" w:type="dxa"/>
              <w:right w:w="100" w:type="dxa"/>
            </w:tcMar>
          </w:tcPr>
          <w:p w14:paraId="56C8D3A8"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0.998</w:t>
            </w:r>
          </w:p>
        </w:tc>
        <w:tc>
          <w:tcPr>
            <w:tcW w:w="1560" w:type="dxa"/>
            <w:shd w:val="clear" w:color="auto" w:fill="auto"/>
            <w:tcMar>
              <w:top w:w="100" w:type="dxa"/>
              <w:left w:w="100" w:type="dxa"/>
              <w:bottom w:w="100" w:type="dxa"/>
              <w:right w:w="100" w:type="dxa"/>
            </w:tcMar>
          </w:tcPr>
          <w:p w14:paraId="716CB762"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4330490E" w14:textId="77777777">
        <w:tc>
          <w:tcPr>
            <w:tcW w:w="2055" w:type="dxa"/>
            <w:shd w:val="clear" w:color="auto" w:fill="auto"/>
            <w:tcMar>
              <w:top w:w="100" w:type="dxa"/>
              <w:left w:w="100" w:type="dxa"/>
              <w:bottom w:w="100" w:type="dxa"/>
              <w:right w:w="100" w:type="dxa"/>
            </w:tcMar>
          </w:tcPr>
          <w:p w14:paraId="69D63C27"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DIN + LP - Control</w:t>
            </w:r>
          </w:p>
        </w:tc>
        <w:tc>
          <w:tcPr>
            <w:tcW w:w="1350" w:type="dxa"/>
            <w:shd w:val="clear" w:color="auto" w:fill="auto"/>
            <w:tcMar>
              <w:top w:w="100" w:type="dxa"/>
              <w:left w:w="100" w:type="dxa"/>
              <w:bottom w:w="100" w:type="dxa"/>
              <w:right w:w="100" w:type="dxa"/>
            </w:tcMar>
          </w:tcPr>
          <w:p w14:paraId="5ACE82A7"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1.72</w:t>
            </w:r>
          </w:p>
        </w:tc>
        <w:tc>
          <w:tcPr>
            <w:tcW w:w="1275" w:type="dxa"/>
            <w:shd w:val="clear" w:color="auto" w:fill="auto"/>
            <w:tcMar>
              <w:top w:w="100" w:type="dxa"/>
              <w:left w:w="100" w:type="dxa"/>
              <w:bottom w:w="100" w:type="dxa"/>
              <w:right w:w="100" w:type="dxa"/>
            </w:tcMar>
          </w:tcPr>
          <w:p w14:paraId="3F771C61"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1.14</w:t>
            </w:r>
          </w:p>
        </w:tc>
        <w:tc>
          <w:tcPr>
            <w:tcW w:w="1560" w:type="dxa"/>
            <w:shd w:val="clear" w:color="auto" w:fill="auto"/>
            <w:tcMar>
              <w:top w:w="100" w:type="dxa"/>
              <w:left w:w="100" w:type="dxa"/>
              <w:bottom w:w="100" w:type="dxa"/>
              <w:right w:w="100" w:type="dxa"/>
            </w:tcMar>
          </w:tcPr>
          <w:p w14:paraId="57889BAA"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2.30</w:t>
            </w:r>
          </w:p>
        </w:tc>
        <w:tc>
          <w:tcPr>
            <w:tcW w:w="1560" w:type="dxa"/>
            <w:shd w:val="clear" w:color="auto" w:fill="auto"/>
            <w:tcMar>
              <w:top w:w="100" w:type="dxa"/>
              <w:left w:w="100" w:type="dxa"/>
              <w:bottom w:w="100" w:type="dxa"/>
              <w:right w:w="100" w:type="dxa"/>
            </w:tcMar>
          </w:tcPr>
          <w:p w14:paraId="2EC8AE36"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0.000582</w:t>
            </w:r>
          </w:p>
        </w:tc>
        <w:tc>
          <w:tcPr>
            <w:tcW w:w="1560" w:type="dxa"/>
            <w:shd w:val="clear" w:color="auto" w:fill="auto"/>
            <w:tcMar>
              <w:top w:w="100" w:type="dxa"/>
              <w:left w:w="100" w:type="dxa"/>
              <w:bottom w:w="100" w:type="dxa"/>
              <w:right w:w="100" w:type="dxa"/>
            </w:tcMar>
          </w:tcPr>
          <w:p w14:paraId="63D02535"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5D085F12" w14:textId="77777777">
        <w:tc>
          <w:tcPr>
            <w:tcW w:w="2055" w:type="dxa"/>
            <w:shd w:val="clear" w:color="auto" w:fill="auto"/>
            <w:tcMar>
              <w:top w:w="100" w:type="dxa"/>
              <w:left w:w="100" w:type="dxa"/>
              <w:bottom w:w="100" w:type="dxa"/>
              <w:right w:w="100" w:type="dxa"/>
            </w:tcMar>
          </w:tcPr>
          <w:p w14:paraId="2E6F8005"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 xml:space="preserve">DIN + HP - Control </w:t>
            </w:r>
          </w:p>
        </w:tc>
        <w:tc>
          <w:tcPr>
            <w:tcW w:w="1350" w:type="dxa"/>
            <w:shd w:val="clear" w:color="auto" w:fill="auto"/>
            <w:tcMar>
              <w:top w:w="100" w:type="dxa"/>
              <w:left w:w="100" w:type="dxa"/>
              <w:bottom w:w="100" w:type="dxa"/>
              <w:right w:w="100" w:type="dxa"/>
            </w:tcMar>
          </w:tcPr>
          <w:p w14:paraId="068F02CE"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1.89</w:t>
            </w:r>
          </w:p>
        </w:tc>
        <w:tc>
          <w:tcPr>
            <w:tcW w:w="1275" w:type="dxa"/>
            <w:shd w:val="clear" w:color="auto" w:fill="auto"/>
            <w:tcMar>
              <w:top w:w="100" w:type="dxa"/>
              <w:left w:w="100" w:type="dxa"/>
              <w:bottom w:w="100" w:type="dxa"/>
              <w:right w:w="100" w:type="dxa"/>
            </w:tcMar>
          </w:tcPr>
          <w:p w14:paraId="376B5B26"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1.68</w:t>
            </w:r>
          </w:p>
        </w:tc>
        <w:tc>
          <w:tcPr>
            <w:tcW w:w="1560" w:type="dxa"/>
            <w:shd w:val="clear" w:color="auto" w:fill="auto"/>
            <w:tcMar>
              <w:top w:w="100" w:type="dxa"/>
              <w:left w:w="100" w:type="dxa"/>
              <w:bottom w:w="100" w:type="dxa"/>
              <w:right w:w="100" w:type="dxa"/>
            </w:tcMar>
          </w:tcPr>
          <w:p w14:paraId="2C949121"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2.09</w:t>
            </w:r>
          </w:p>
        </w:tc>
        <w:tc>
          <w:tcPr>
            <w:tcW w:w="1560" w:type="dxa"/>
            <w:shd w:val="clear" w:color="auto" w:fill="auto"/>
            <w:tcMar>
              <w:top w:w="100" w:type="dxa"/>
              <w:left w:w="100" w:type="dxa"/>
              <w:bottom w:w="100" w:type="dxa"/>
              <w:right w:w="100" w:type="dxa"/>
            </w:tcMar>
          </w:tcPr>
          <w:p w14:paraId="5A906E09"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0.0000000562</w:t>
            </w:r>
          </w:p>
        </w:tc>
        <w:tc>
          <w:tcPr>
            <w:tcW w:w="1560" w:type="dxa"/>
            <w:shd w:val="clear" w:color="auto" w:fill="auto"/>
            <w:tcMar>
              <w:top w:w="100" w:type="dxa"/>
              <w:left w:w="100" w:type="dxa"/>
              <w:bottom w:w="100" w:type="dxa"/>
              <w:right w:w="100" w:type="dxa"/>
            </w:tcMar>
          </w:tcPr>
          <w:p w14:paraId="71DA414F"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5E81C3AB" w14:textId="77777777">
        <w:tc>
          <w:tcPr>
            <w:tcW w:w="2055" w:type="dxa"/>
            <w:shd w:val="clear" w:color="auto" w:fill="auto"/>
            <w:tcMar>
              <w:top w:w="100" w:type="dxa"/>
              <w:left w:w="100" w:type="dxa"/>
              <w:bottom w:w="100" w:type="dxa"/>
              <w:right w:w="100" w:type="dxa"/>
            </w:tcMar>
          </w:tcPr>
          <w:p w14:paraId="25341A9F"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Time Zero - DIN</w:t>
            </w:r>
          </w:p>
        </w:tc>
        <w:tc>
          <w:tcPr>
            <w:tcW w:w="1350" w:type="dxa"/>
            <w:shd w:val="clear" w:color="auto" w:fill="auto"/>
            <w:tcMar>
              <w:top w:w="100" w:type="dxa"/>
              <w:left w:w="100" w:type="dxa"/>
              <w:bottom w:w="100" w:type="dxa"/>
              <w:right w:w="100" w:type="dxa"/>
            </w:tcMar>
          </w:tcPr>
          <w:p w14:paraId="5AEDFA83"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-1.69</w:t>
            </w:r>
          </w:p>
        </w:tc>
        <w:tc>
          <w:tcPr>
            <w:tcW w:w="1275" w:type="dxa"/>
            <w:shd w:val="clear" w:color="auto" w:fill="auto"/>
            <w:tcMar>
              <w:top w:w="100" w:type="dxa"/>
              <w:left w:w="100" w:type="dxa"/>
              <w:bottom w:w="100" w:type="dxa"/>
              <w:right w:w="100" w:type="dxa"/>
            </w:tcMar>
          </w:tcPr>
          <w:p w14:paraId="76B048A1"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-1.91</w:t>
            </w:r>
          </w:p>
        </w:tc>
        <w:tc>
          <w:tcPr>
            <w:tcW w:w="1560" w:type="dxa"/>
            <w:shd w:val="clear" w:color="auto" w:fill="auto"/>
            <w:tcMar>
              <w:top w:w="100" w:type="dxa"/>
              <w:left w:w="100" w:type="dxa"/>
              <w:bottom w:w="100" w:type="dxa"/>
              <w:right w:w="100" w:type="dxa"/>
            </w:tcMar>
          </w:tcPr>
          <w:p w14:paraId="63DF4EE8"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-1.48</w:t>
            </w:r>
          </w:p>
        </w:tc>
        <w:tc>
          <w:tcPr>
            <w:tcW w:w="1560" w:type="dxa"/>
            <w:shd w:val="clear" w:color="auto" w:fill="auto"/>
            <w:tcMar>
              <w:top w:w="100" w:type="dxa"/>
              <w:left w:w="100" w:type="dxa"/>
              <w:bottom w:w="100" w:type="dxa"/>
              <w:right w:w="100" w:type="dxa"/>
            </w:tcMar>
          </w:tcPr>
          <w:p w14:paraId="08E31564"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0.00000692</w:t>
            </w:r>
          </w:p>
        </w:tc>
        <w:tc>
          <w:tcPr>
            <w:tcW w:w="1560" w:type="dxa"/>
            <w:shd w:val="clear" w:color="auto" w:fill="auto"/>
            <w:tcMar>
              <w:top w:w="100" w:type="dxa"/>
              <w:left w:w="100" w:type="dxa"/>
              <w:bottom w:w="100" w:type="dxa"/>
              <w:right w:w="100" w:type="dxa"/>
            </w:tcMar>
          </w:tcPr>
          <w:p w14:paraId="0AB86184"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72AD92E4" w14:textId="77777777">
        <w:tc>
          <w:tcPr>
            <w:tcW w:w="2055" w:type="dxa"/>
            <w:shd w:val="clear" w:color="auto" w:fill="auto"/>
            <w:tcMar>
              <w:top w:w="100" w:type="dxa"/>
              <w:left w:w="100" w:type="dxa"/>
              <w:bottom w:w="100" w:type="dxa"/>
              <w:right w:w="100" w:type="dxa"/>
            </w:tcMar>
          </w:tcPr>
          <w:p w14:paraId="333C523C"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LP - DIN</w:t>
            </w:r>
          </w:p>
        </w:tc>
        <w:tc>
          <w:tcPr>
            <w:tcW w:w="1350" w:type="dxa"/>
            <w:shd w:val="clear" w:color="auto" w:fill="auto"/>
            <w:tcMar>
              <w:top w:w="100" w:type="dxa"/>
              <w:left w:w="100" w:type="dxa"/>
              <w:bottom w:w="100" w:type="dxa"/>
              <w:right w:w="100" w:type="dxa"/>
            </w:tcMar>
          </w:tcPr>
          <w:p w14:paraId="2C2B9CD8"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-1.63</w:t>
            </w:r>
          </w:p>
        </w:tc>
        <w:tc>
          <w:tcPr>
            <w:tcW w:w="1275" w:type="dxa"/>
            <w:shd w:val="clear" w:color="auto" w:fill="auto"/>
            <w:tcMar>
              <w:top w:w="100" w:type="dxa"/>
              <w:left w:w="100" w:type="dxa"/>
              <w:bottom w:w="100" w:type="dxa"/>
              <w:right w:w="100" w:type="dxa"/>
            </w:tcMar>
          </w:tcPr>
          <w:p w14:paraId="202CC42A"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-1.94</w:t>
            </w:r>
          </w:p>
        </w:tc>
        <w:tc>
          <w:tcPr>
            <w:tcW w:w="1560" w:type="dxa"/>
            <w:shd w:val="clear" w:color="auto" w:fill="auto"/>
            <w:tcMar>
              <w:top w:w="100" w:type="dxa"/>
              <w:left w:w="100" w:type="dxa"/>
              <w:bottom w:w="100" w:type="dxa"/>
              <w:right w:w="100" w:type="dxa"/>
            </w:tcMar>
          </w:tcPr>
          <w:p w14:paraId="706E53D9"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-1.31</w:t>
            </w:r>
          </w:p>
        </w:tc>
        <w:tc>
          <w:tcPr>
            <w:tcW w:w="1560" w:type="dxa"/>
            <w:shd w:val="clear" w:color="auto" w:fill="auto"/>
            <w:tcMar>
              <w:top w:w="100" w:type="dxa"/>
              <w:left w:w="100" w:type="dxa"/>
              <w:bottom w:w="100" w:type="dxa"/>
              <w:right w:w="100" w:type="dxa"/>
            </w:tcMar>
          </w:tcPr>
          <w:p w14:paraId="5393AECE"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0.0000013</w:t>
            </w:r>
          </w:p>
        </w:tc>
        <w:tc>
          <w:tcPr>
            <w:tcW w:w="1560" w:type="dxa"/>
            <w:shd w:val="clear" w:color="auto" w:fill="auto"/>
            <w:tcMar>
              <w:top w:w="100" w:type="dxa"/>
              <w:left w:w="100" w:type="dxa"/>
              <w:bottom w:w="100" w:type="dxa"/>
              <w:right w:w="100" w:type="dxa"/>
            </w:tcMar>
          </w:tcPr>
          <w:p w14:paraId="63A60228"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0EAC7D92" w14:textId="77777777">
        <w:tc>
          <w:tcPr>
            <w:tcW w:w="2055" w:type="dxa"/>
            <w:shd w:val="clear" w:color="auto" w:fill="auto"/>
            <w:tcMar>
              <w:top w:w="100" w:type="dxa"/>
              <w:left w:w="100" w:type="dxa"/>
              <w:bottom w:w="100" w:type="dxa"/>
              <w:right w:w="100" w:type="dxa"/>
            </w:tcMar>
          </w:tcPr>
          <w:p w14:paraId="07E93748"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HP - DIN</w:t>
            </w:r>
          </w:p>
        </w:tc>
        <w:tc>
          <w:tcPr>
            <w:tcW w:w="1350" w:type="dxa"/>
            <w:shd w:val="clear" w:color="auto" w:fill="auto"/>
            <w:tcMar>
              <w:top w:w="100" w:type="dxa"/>
              <w:left w:w="100" w:type="dxa"/>
              <w:bottom w:w="100" w:type="dxa"/>
              <w:right w:w="100" w:type="dxa"/>
            </w:tcMar>
          </w:tcPr>
          <w:p w14:paraId="18FA81C7"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-1.87</w:t>
            </w:r>
          </w:p>
        </w:tc>
        <w:tc>
          <w:tcPr>
            <w:tcW w:w="1275" w:type="dxa"/>
            <w:shd w:val="clear" w:color="auto" w:fill="auto"/>
            <w:tcMar>
              <w:top w:w="100" w:type="dxa"/>
              <w:left w:w="100" w:type="dxa"/>
              <w:bottom w:w="100" w:type="dxa"/>
              <w:right w:w="100" w:type="dxa"/>
            </w:tcMar>
          </w:tcPr>
          <w:p w14:paraId="5D5160BF"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-2.08</w:t>
            </w:r>
          </w:p>
        </w:tc>
        <w:tc>
          <w:tcPr>
            <w:tcW w:w="1560" w:type="dxa"/>
            <w:shd w:val="clear" w:color="auto" w:fill="auto"/>
            <w:tcMar>
              <w:top w:w="100" w:type="dxa"/>
              <w:left w:w="100" w:type="dxa"/>
              <w:bottom w:w="100" w:type="dxa"/>
              <w:right w:w="100" w:type="dxa"/>
            </w:tcMar>
          </w:tcPr>
          <w:p w14:paraId="15F954BC"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-1.65</w:t>
            </w:r>
          </w:p>
        </w:tc>
        <w:tc>
          <w:tcPr>
            <w:tcW w:w="1560" w:type="dxa"/>
            <w:shd w:val="clear" w:color="auto" w:fill="auto"/>
            <w:tcMar>
              <w:top w:w="100" w:type="dxa"/>
              <w:left w:w="100" w:type="dxa"/>
              <w:bottom w:w="100" w:type="dxa"/>
              <w:right w:w="100" w:type="dxa"/>
            </w:tcMar>
          </w:tcPr>
          <w:p w14:paraId="19345F81"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0.00000501</w:t>
            </w:r>
          </w:p>
        </w:tc>
        <w:tc>
          <w:tcPr>
            <w:tcW w:w="1560" w:type="dxa"/>
            <w:shd w:val="clear" w:color="auto" w:fill="auto"/>
            <w:tcMar>
              <w:top w:w="100" w:type="dxa"/>
              <w:left w:w="100" w:type="dxa"/>
              <w:bottom w:w="100" w:type="dxa"/>
              <w:right w:w="100" w:type="dxa"/>
            </w:tcMar>
          </w:tcPr>
          <w:p w14:paraId="09409BFA"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50021568" w14:textId="77777777">
        <w:tc>
          <w:tcPr>
            <w:tcW w:w="2055" w:type="dxa"/>
            <w:shd w:val="clear" w:color="auto" w:fill="auto"/>
            <w:tcMar>
              <w:top w:w="100" w:type="dxa"/>
              <w:left w:w="100" w:type="dxa"/>
              <w:bottom w:w="100" w:type="dxa"/>
              <w:right w:w="100" w:type="dxa"/>
            </w:tcMar>
          </w:tcPr>
          <w:p w14:paraId="0A5A02EA"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DIN + LP - DIN</w:t>
            </w:r>
          </w:p>
        </w:tc>
        <w:tc>
          <w:tcPr>
            <w:tcW w:w="1350" w:type="dxa"/>
            <w:shd w:val="clear" w:color="auto" w:fill="auto"/>
            <w:tcMar>
              <w:top w:w="100" w:type="dxa"/>
              <w:left w:w="100" w:type="dxa"/>
              <w:bottom w:w="100" w:type="dxa"/>
              <w:right w:w="100" w:type="dxa"/>
            </w:tcMar>
          </w:tcPr>
          <w:p w14:paraId="3A2E7950"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-0.135</w:t>
            </w:r>
          </w:p>
        </w:tc>
        <w:tc>
          <w:tcPr>
            <w:tcW w:w="1275" w:type="dxa"/>
            <w:shd w:val="clear" w:color="auto" w:fill="auto"/>
            <w:tcMar>
              <w:top w:w="100" w:type="dxa"/>
              <w:left w:w="100" w:type="dxa"/>
              <w:bottom w:w="100" w:type="dxa"/>
              <w:right w:w="100" w:type="dxa"/>
            </w:tcMar>
          </w:tcPr>
          <w:p w14:paraId="23F0D5A5"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-0.700</w:t>
            </w:r>
          </w:p>
        </w:tc>
        <w:tc>
          <w:tcPr>
            <w:tcW w:w="1560" w:type="dxa"/>
            <w:shd w:val="clear" w:color="auto" w:fill="auto"/>
            <w:tcMar>
              <w:top w:w="100" w:type="dxa"/>
              <w:left w:w="100" w:type="dxa"/>
              <w:bottom w:w="100" w:type="dxa"/>
              <w:right w:w="100" w:type="dxa"/>
            </w:tcMar>
          </w:tcPr>
          <w:p w14:paraId="6940DDC6"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0.430</w:t>
            </w:r>
          </w:p>
        </w:tc>
        <w:tc>
          <w:tcPr>
            <w:tcW w:w="1560" w:type="dxa"/>
            <w:shd w:val="clear" w:color="auto" w:fill="auto"/>
            <w:tcMar>
              <w:top w:w="100" w:type="dxa"/>
              <w:left w:w="100" w:type="dxa"/>
              <w:bottom w:w="100" w:type="dxa"/>
              <w:right w:w="100" w:type="dxa"/>
            </w:tcMar>
          </w:tcPr>
          <w:p w14:paraId="7888F607"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0.916</w:t>
            </w:r>
          </w:p>
        </w:tc>
        <w:tc>
          <w:tcPr>
            <w:tcW w:w="1560" w:type="dxa"/>
            <w:shd w:val="clear" w:color="auto" w:fill="auto"/>
            <w:tcMar>
              <w:top w:w="100" w:type="dxa"/>
              <w:left w:w="100" w:type="dxa"/>
              <w:bottom w:w="100" w:type="dxa"/>
              <w:right w:w="100" w:type="dxa"/>
            </w:tcMar>
          </w:tcPr>
          <w:p w14:paraId="39536979"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1990DD12" w14:textId="77777777">
        <w:tc>
          <w:tcPr>
            <w:tcW w:w="2055" w:type="dxa"/>
            <w:shd w:val="clear" w:color="auto" w:fill="auto"/>
            <w:tcMar>
              <w:top w:w="100" w:type="dxa"/>
              <w:left w:w="100" w:type="dxa"/>
              <w:bottom w:w="100" w:type="dxa"/>
              <w:right w:w="100" w:type="dxa"/>
            </w:tcMar>
          </w:tcPr>
          <w:p w14:paraId="7AFC176F"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DIN + HP - DIN</w:t>
            </w:r>
          </w:p>
        </w:tc>
        <w:tc>
          <w:tcPr>
            <w:tcW w:w="1350" w:type="dxa"/>
            <w:shd w:val="clear" w:color="auto" w:fill="auto"/>
            <w:tcMar>
              <w:top w:w="100" w:type="dxa"/>
              <w:left w:w="100" w:type="dxa"/>
              <w:bottom w:w="100" w:type="dxa"/>
              <w:right w:w="100" w:type="dxa"/>
            </w:tcMar>
          </w:tcPr>
          <w:p w14:paraId="341C09AA"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0.0335</w:t>
            </w:r>
          </w:p>
        </w:tc>
        <w:tc>
          <w:tcPr>
            <w:tcW w:w="1275" w:type="dxa"/>
            <w:shd w:val="clear" w:color="auto" w:fill="auto"/>
            <w:tcMar>
              <w:top w:w="100" w:type="dxa"/>
              <w:left w:w="100" w:type="dxa"/>
              <w:bottom w:w="100" w:type="dxa"/>
              <w:right w:w="100" w:type="dxa"/>
            </w:tcMar>
          </w:tcPr>
          <w:p w14:paraId="32ABA0D7"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-0.201</w:t>
            </w:r>
          </w:p>
        </w:tc>
        <w:tc>
          <w:tcPr>
            <w:tcW w:w="1560" w:type="dxa"/>
            <w:shd w:val="clear" w:color="auto" w:fill="auto"/>
            <w:tcMar>
              <w:top w:w="100" w:type="dxa"/>
              <w:left w:w="100" w:type="dxa"/>
              <w:bottom w:w="100" w:type="dxa"/>
              <w:right w:w="100" w:type="dxa"/>
            </w:tcMar>
          </w:tcPr>
          <w:p w14:paraId="7D462906"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0.268</w:t>
            </w:r>
          </w:p>
        </w:tc>
        <w:tc>
          <w:tcPr>
            <w:tcW w:w="1560" w:type="dxa"/>
            <w:shd w:val="clear" w:color="auto" w:fill="auto"/>
            <w:tcMar>
              <w:top w:w="100" w:type="dxa"/>
              <w:left w:w="100" w:type="dxa"/>
              <w:bottom w:w="100" w:type="dxa"/>
              <w:right w:w="100" w:type="dxa"/>
            </w:tcMar>
          </w:tcPr>
          <w:p w14:paraId="07A0D1FB"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0.997</w:t>
            </w:r>
          </w:p>
        </w:tc>
        <w:tc>
          <w:tcPr>
            <w:tcW w:w="1560" w:type="dxa"/>
            <w:shd w:val="clear" w:color="auto" w:fill="auto"/>
            <w:tcMar>
              <w:top w:w="100" w:type="dxa"/>
              <w:left w:w="100" w:type="dxa"/>
              <w:bottom w:w="100" w:type="dxa"/>
              <w:right w:w="100" w:type="dxa"/>
            </w:tcMar>
          </w:tcPr>
          <w:p w14:paraId="3FA434F8"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65050329" w14:textId="77777777">
        <w:tc>
          <w:tcPr>
            <w:tcW w:w="2055" w:type="dxa"/>
            <w:shd w:val="clear" w:color="auto" w:fill="auto"/>
            <w:tcMar>
              <w:top w:w="100" w:type="dxa"/>
              <w:left w:w="100" w:type="dxa"/>
              <w:bottom w:w="100" w:type="dxa"/>
              <w:right w:w="100" w:type="dxa"/>
            </w:tcMar>
          </w:tcPr>
          <w:p w14:paraId="657DC03F"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Time Zero - DIN + HP</w:t>
            </w:r>
          </w:p>
        </w:tc>
        <w:tc>
          <w:tcPr>
            <w:tcW w:w="1350" w:type="dxa"/>
            <w:shd w:val="clear" w:color="auto" w:fill="auto"/>
            <w:tcMar>
              <w:top w:w="100" w:type="dxa"/>
              <w:left w:w="100" w:type="dxa"/>
              <w:bottom w:w="100" w:type="dxa"/>
              <w:right w:w="100" w:type="dxa"/>
            </w:tcMar>
          </w:tcPr>
          <w:p w14:paraId="24452062"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-1.73</w:t>
            </w:r>
          </w:p>
        </w:tc>
        <w:tc>
          <w:tcPr>
            <w:tcW w:w="1275" w:type="dxa"/>
            <w:shd w:val="clear" w:color="auto" w:fill="auto"/>
            <w:tcMar>
              <w:top w:w="100" w:type="dxa"/>
              <w:left w:w="100" w:type="dxa"/>
              <w:bottom w:w="100" w:type="dxa"/>
              <w:right w:w="100" w:type="dxa"/>
            </w:tcMar>
          </w:tcPr>
          <w:p w14:paraId="0AF80DDF"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-1.93</w:t>
            </w:r>
          </w:p>
        </w:tc>
        <w:tc>
          <w:tcPr>
            <w:tcW w:w="1560" w:type="dxa"/>
            <w:shd w:val="clear" w:color="auto" w:fill="auto"/>
            <w:tcMar>
              <w:top w:w="100" w:type="dxa"/>
              <w:left w:w="100" w:type="dxa"/>
              <w:bottom w:w="100" w:type="dxa"/>
              <w:right w:w="100" w:type="dxa"/>
            </w:tcMar>
          </w:tcPr>
          <w:p w14:paraId="6938D550"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-1.52</w:t>
            </w:r>
          </w:p>
        </w:tc>
        <w:tc>
          <w:tcPr>
            <w:tcW w:w="1560" w:type="dxa"/>
            <w:shd w:val="clear" w:color="auto" w:fill="auto"/>
            <w:tcMar>
              <w:top w:w="100" w:type="dxa"/>
              <w:left w:w="100" w:type="dxa"/>
              <w:bottom w:w="100" w:type="dxa"/>
              <w:right w:w="100" w:type="dxa"/>
            </w:tcMar>
          </w:tcPr>
          <w:p w14:paraId="445C4BD5"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0.00000442</w:t>
            </w:r>
          </w:p>
        </w:tc>
        <w:tc>
          <w:tcPr>
            <w:tcW w:w="1560" w:type="dxa"/>
            <w:shd w:val="clear" w:color="auto" w:fill="auto"/>
            <w:tcMar>
              <w:top w:w="100" w:type="dxa"/>
              <w:left w:w="100" w:type="dxa"/>
              <w:bottom w:w="100" w:type="dxa"/>
              <w:right w:w="100" w:type="dxa"/>
            </w:tcMar>
          </w:tcPr>
          <w:p w14:paraId="23D60831"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55E63EED" w14:textId="77777777">
        <w:tc>
          <w:tcPr>
            <w:tcW w:w="2055" w:type="dxa"/>
            <w:shd w:val="clear" w:color="auto" w:fill="auto"/>
            <w:tcMar>
              <w:top w:w="100" w:type="dxa"/>
              <w:left w:w="100" w:type="dxa"/>
              <w:bottom w:w="100" w:type="dxa"/>
              <w:right w:w="100" w:type="dxa"/>
            </w:tcMar>
          </w:tcPr>
          <w:p w14:paraId="0C57210D"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LP - DIN + HP</w:t>
            </w:r>
          </w:p>
        </w:tc>
        <w:tc>
          <w:tcPr>
            <w:tcW w:w="1350" w:type="dxa"/>
            <w:shd w:val="clear" w:color="auto" w:fill="auto"/>
            <w:tcMar>
              <w:top w:w="100" w:type="dxa"/>
              <w:left w:w="100" w:type="dxa"/>
              <w:bottom w:w="100" w:type="dxa"/>
              <w:right w:w="100" w:type="dxa"/>
            </w:tcMar>
          </w:tcPr>
          <w:p w14:paraId="059BAB72"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-1.66</w:t>
            </w:r>
          </w:p>
        </w:tc>
        <w:tc>
          <w:tcPr>
            <w:tcW w:w="1275" w:type="dxa"/>
            <w:shd w:val="clear" w:color="auto" w:fill="auto"/>
            <w:tcMar>
              <w:top w:w="100" w:type="dxa"/>
              <w:left w:w="100" w:type="dxa"/>
              <w:bottom w:w="100" w:type="dxa"/>
              <w:right w:w="100" w:type="dxa"/>
            </w:tcMar>
          </w:tcPr>
          <w:p w14:paraId="400CDEF9"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-1.97</w:t>
            </w:r>
          </w:p>
        </w:tc>
        <w:tc>
          <w:tcPr>
            <w:tcW w:w="1560" w:type="dxa"/>
            <w:shd w:val="clear" w:color="auto" w:fill="auto"/>
            <w:tcMar>
              <w:top w:w="100" w:type="dxa"/>
              <w:left w:w="100" w:type="dxa"/>
              <w:bottom w:w="100" w:type="dxa"/>
              <w:right w:w="100" w:type="dxa"/>
            </w:tcMar>
          </w:tcPr>
          <w:p w14:paraId="48D2D6E4"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-1.35</w:t>
            </w:r>
          </w:p>
        </w:tc>
        <w:tc>
          <w:tcPr>
            <w:tcW w:w="1560" w:type="dxa"/>
            <w:shd w:val="clear" w:color="auto" w:fill="auto"/>
            <w:tcMar>
              <w:top w:w="100" w:type="dxa"/>
              <w:left w:w="100" w:type="dxa"/>
              <w:bottom w:w="100" w:type="dxa"/>
              <w:right w:w="100" w:type="dxa"/>
            </w:tcMar>
          </w:tcPr>
          <w:p w14:paraId="5B8AB9E6"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0.00000147</w:t>
            </w:r>
          </w:p>
        </w:tc>
        <w:tc>
          <w:tcPr>
            <w:tcW w:w="1560" w:type="dxa"/>
            <w:shd w:val="clear" w:color="auto" w:fill="auto"/>
            <w:tcMar>
              <w:top w:w="100" w:type="dxa"/>
              <w:left w:w="100" w:type="dxa"/>
              <w:bottom w:w="100" w:type="dxa"/>
              <w:right w:w="100" w:type="dxa"/>
            </w:tcMar>
          </w:tcPr>
          <w:p w14:paraId="740A9AEC"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5EDB30D3" w14:textId="77777777">
        <w:tc>
          <w:tcPr>
            <w:tcW w:w="2055" w:type="dxa"/>
            <w:shd w:val="clear" w:color="auto" w:fill="auto"/>
            <w:tcMar>
              <w:top w:w="100" w:type="dxa"/>
              <w:left w:w="100" w:type="dxa"/>
              <w:bottom w:w="100" w:type="dxa"/>
              <w:right w:w="100" w:type="dxa"/>
            </w:tcMar>
          </w:tcPr>
          <w:p w14:paraId="7D08F937"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HP - DIN + HP</w:t>
            </w:r>
          </w:p>
        </w:tc>
        <w:tc>
          <w:tcPr>
            <w:tcW w:w="1350" w:type="dxa"/>
            <w:shd w:val="clear" w:color="auto" w:fill="auto"/>
            <w:tcMar>
              <w:top w:w="100" w:type="dxa"/>
              <w:left w:w="100" w:type="dxa"/>
              <w:bottom w:w="100" w:type="dxa"/>
              <w:right w:w="100" w:type="dxa"/>
            </w:tcMar>
          </w:tcPr>
          <w:p w14:paraId="5C4D9B21"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-1.90</w:t>
            </w:r>
          </w:p>
        </w:tc>
        <w:tc>
          <w:tcPr>
            <w:tcW w:w="1275" w:type="dxa"/>
            <w:shd w:val="clear" w:color="auto" w:fill="auto"/>
            <w:tcMar>
              <w:top w:w="100" w:type="dxa"/>
              <w:left w:w="100" w:type="dxa"/>
              <w:bottom w:w="100" w:type="dxa"/>
              <w:right w:w="100" w:type="dxa"/>
            </w:tcMar>
          </w:tcPr>
          <w:p w14:paraId="28452D69"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-2.11</w:t>
            </w:r>
          </w:p>
        </w:tc>
        <w:tc>
          <w:tcPr>
            <w:tcW w:w="1560" w:type="dxa"/>
            <w:shd w:val="clear" w:color="auto" w:fill="auto"/>
            <w:tcMar>
              <w:top w:w="100" w:type="dxa"/>
              <w:left w:w="100" w:type="dxa"/>
              <w:bottom w:w="100" w:type="dxa"/>
              <w:right w:w="100" w:type="dxa"/>
            </w:tcMar>
          </w:tcPr>
          <w:p w14:paraId="00EBE89E"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-1.70</w:t>
            </w:r>
          </w:p>
        </w:tc>
        <w:tc>
          <w:tcPr>
            <w:tcW w:w="1560" w:type="dxa"/>
            <w:shd w:val="clear" w:color="auto" w:fill="auto"/>
            <w:tcMar>
              <w:top w:w="100" w:type="dxa"/>
              <w:left w:w="100" w:type="dxa"/>
              <w:bottom w:w="100" w:type="dxa"/>
              <w:right w:w="100" w:type="dxa"/>
            </w:tcMar>
          </w:tcPr>
          <w:p w14:paraId="7547B635"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0.00000319</w:t>
            </w:r>
          </w:p>
        </w:tc>
        <w:tc>
          <w:tcPr>
            <w:tcW w:w="1560" w:type="dxa"/>
            <w:shd w:val="clear" w:color="auto" w:fill="auto"/>
            <w:tcMar>
              <w:top w:w="100" w:type="dxa"/>
              <w:left w:w="100" w:type="dxa"/>
              <w:bottom w:w="100" w:type="dxa"/>
              <w:right w:w="100" w:type="dxa"/>
            </w:tcMar>
          </w:tcPr>
          <w:p w14:paraId="5B261407"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5E42FCD5" w14:textId="77777777">
        <w:tc>
          <w:tcPr>
            <w:tcW w:w="2055" w:type="dxa"/>
            <w:shd w:val="clear" w:color="auto" w:fill="auto"/>
            <w:tcMar>
              <w:top w:w="100" w:type="dxa"/>
              <w:left w:w="100" w:type="dxa"/>
              <w:bottom w:w="100" w:type="dxa"/>
              <w:right w:w="100" w:type="dxa"/>
            </w:tcMar>
          </w:tcPr>
          <w:p w14:paraId="19ECF827"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DIN + LP - DIN + HP</w:t>
            </w:r>
          </w:p>
        </w:tc>
        <w:tc>
          <w:tcPr>
            <w:tcW w:w="1350" w:type="dxa"/>
            <w:shd w:val="clear" w:color="auto" w:fill="auto"/>
            <w:tcMar>
              <w:top w:w="100" w:type="dxa"/>
              <w:left w:w="100" w:type="dxa"/>
              <w:bottom w:w="100" w:type="dxa"/>
              <w:right w:w="100" w:type="dxa"/>
            </w:tcMar>
          </w:tcPr>
          <w:p w14:paraId="32F8C06B"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-0.169</w:t>
            </w:r>
          </w:p>
        </w:tc>
        <w:tc>
          <w:tcPr>
            <w:tcW w:w="1275" w:type="dxa"/>
            <w:shd w:val="clear" w:color="auto" w:fill="auto"/>
            <w:tcMar>
              <w:top w:w="100" w:type="dxa"/>
              <w:left w:w="100" w:type="dxa"/>
              <w:bottom w:w="100" w:type="dxa"/>
              <w:right w:w="100" w:type="dxa"/>
            </w:tcMar>
          </w:tcPr>
          <w:p w14:paraId="0BFA90F5"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-0.735</w:t>
            </w:r>
          </w:p>
        </w:tc>
        <w:tc>
          <w:tcPr>
            <w:tcW w:w="1560" w:type="dxa"/>
            <w:shd w:val="clear" w:color="auto" w:fill="auto"/>
            <w:tcMar>
              <w:top w:w="100" w:type="dxa"/>
              <w:left w:w="100" w:type="dxa"/>
              <w:bottom w:w="100" w:type="dxa"/>
              <w:right w:w="100" w:type="dxa"/>
            </w:tcMar>
          </w:tcPr>
          <w:p w14:paraId="2697B071"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0.397</w:t>
            </w:r>
          </w:p>
        </w:tc>
        <w:tc>
          <w:tcPr>
            <w:tcW w:w="1560" w:type="dxa"/>
            <w:shd w:val="clear" w:color="auto" w:fill="auto"/>
            <w:tcMar>
              <w:top w:w="100" w:type="dxa"/>
              <w:left w:w="100" w:type="dxa"/>
              <w:bottom w:w="100" w:type="dxa"/>
              <w:right w:w="100" w:type="dxa"/>
            </w:tcMar>
          </w:tcPr>
          <w:p w14:paraId="2458A3B0"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0.815</w:t>
            </w:r>
          </w:p>
        </w:tc>
        <w:tc>
          <w:tcPr>
            <w:tcW w:w="1560" w:type="dxa"/>
            <w:shd w:val="clear" w:color="auto" w:fill="auto"/>
            <w:tcMar>
              <w:top w:w="100" w:type="dxa"/>
              <w:left w:w="100" w:type="dxa"/>
              <w:bottom w:w="100" w:type="dxa"/>
              <w:right w:w="100" w:type="dxa"/>
            </w:tcMar>
          </w:tcPr>
          <w:p w14:paraId="778C5919"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4E3271C5" w14:textId="77777777">
        <w:tc>
          <w:tcPr>
            <w:tcW w:w="2055" w:type="dxa"/>
            <w:shd w:val="clear" w:color="auto" w:fill="auto"/>
            <w:tcMar>
              <w:top w:w="100" w:type="dxa"/>
              <w:left w:w="100" w:type="dxa"/>
              <w:bottom w:w="100" w:type="dxa"/>
              <w:right w:w="100" w:type="dxa"/>
            </w:tcMar>
          </w:tcPr>
          <w:p w14:paraId="4AEA4ED2"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Time Zero - DIN + LP</w:t>
            </w:r>
          </w:p>
        </w:tc>
        <w:tc>
          <w:tcPr>
            <w:tcW w:w="1350" w:type="dxa"/>
            <w:shd w:val="clear" w:color="auto" w:fill="auto"/>
            <w:tcMar>
              <w:top w:w="100" w:type="dxa"/>
              <w:left w:w="100" w:type="dxa"/>
              <w:bottom w:w="100" w:type="dxa"/>
              <w:right w:w="100" w:type="dxa"/>
            </w:tcMar>
          </w:tcPr>
          <w:p w14:paraId="19DEA728"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-1.56</w:t>
            </w:r>
          </w:p>
        </w:tc>
        <w:tc>
          <w:tcPr>
            <w:tcW w:w="1275" w:type="dxa"/>
            <w:shd w:val="clear" w:color="auto" w:fill="auto"/>
            <w:tcMar>
              <w:top w:w="100" w:type="dxa"/>
              <w:left w:w="100" w:type="dxa"/>
              <w:bottom w:w="100" w:type="dxa"/>
              <w:right w:w="100" w:type="dxa"/>
            </w:tcMar>
          </w:tcPr>
          <w:p w14:paraId="0DBF6D58"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-2.15</w:t>
            </w:r>
          </w:p>
        </w:tc>
        <w:tc>
          <w:tcPr>
            <w:tcW w:w="1560" w:type="dxa"/>
            <w:shd w:val="clear" w:color="auto" w:fill="auto"/>
            <w:tcMar>
              <w:top w:w="100" w:type="dxa"/>
              <w:left w:w="100" w:type="dxa"/>
              <w:bottom w:w="100" w:type="dxa"/>
              <w:right w:w="100" w:type="dxa"/>
            </w:tcMar>
          </w:tcPr>
          <w:p w14:paraId="03D28B36"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-0.970</w:t>
            </w:r>
          </w:p>
        </w:tc>
        <w:tc>
          <w:tcPr>
            <w:tcW w:w="1560" w:type="dxa"/>
            <w:shd w:val="clear" w:color="auto" w:fill="auto"/>
            <w:tcMar>
              <w:top w:w="100" w:type="dxa"/>
              <w:left w:w="100" w:type="dxa"/>
              <w:bottom w:w="100" w:type="dxa"/>
              <w:right w:w="100" w:type="dxa"/>
            </w:tcMar>
          </w:tcPr>
          <w:p w14:paraId="3F33399C"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0.001</w:t>
            </w:r>
          </w:p>
        </w:tc>
        <w:tc>
          <w:tcPr>
            <w:tcW w:w="1560" w:type="dxa"/>
            <w:shd w:val="clear" w:color="auto" w:fill="auto"/>
            <w:tcMar>
              <w:top w:w="100" w:type="dxa"/>
              <w:left w:w="100" w:type="dxa"/>
              <w:bottom w:w="100" w:type="dxa"/>
              <w:right w:w="100" w:type="dxa"/>
            </w:tcMar>
          </w:tcPr>
          <w:p w14:paraId="2B35E8D8"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3F8830BC" w14:textId="77777777">
        <w:tc>
          <w:tcPr>
            <w:tcW w:w="2055" w:type="dxa"/>
            <w:shd w:val="clear" w:color="auto" w:fill="auto"/>
            <w:tcMar>
              <w:top w:w="100" w:type="dxa"/>
              <w:left w:w="100" w:type="dxa"/>
              <w:bottom w:w="100" w:type="dxa"/>
              <w:right w:w="100" w:type="dxa"/>
            </w:tcMar>
          </w:tcPr>
          <w:p w14:paraId="00438177"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LP - DIN + LP</w:t>
            </w:r>
          </w:p>
        </w:tc>
        <w:tc>
          <w:tcPr>
            <w:tcW w:w="1350" w:type="dxa"/>
            <w:shd w:val="clear" w:color="auto" w:fill="auto"/>
            <w:tcMar>
              <w:top w:w="100" w:type="dxa"/>
              <w:left w:w="100" w:type="dxa"/>
              <w:bottom w:w="100" w:type="dxa"/>
              <w:right w:w="100" w:type="dxa"/>
            </w:tcMar>
          </w:tcPr>
          <w:p w14:paraId="38CA5F1D"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-1.49</w:t>
            </w:r>
          </w:p>
        </w:tc>
        <w:tc>
          <w:tcPr>
            <w:tcW w:w="1275" w:type="dxa"/>
            <w:shd w:val="clear" w:color="auto" w:fill="auto"/>
            <w:tcMar>
              <w:top w:w="100" w:type="dxa"/>
              <w:left w:w="100" w:type="dxa"/>
              <w:bottom w:w="100" w:type="dxa"/>
              <w:right w:w="100" w:type="dxa"/>
            </w:tcMar>
          </w:tcPr>
          <w:p w14:paraId="46AFADCF"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-2.05</w:t>
            </w:r>
          </w:p>
        </w:tc>
        <w:tc>
          <w:tcPr>
            <w:tcW w:w="1560" w:type="dxa"/>
            <w:shd w:val="clear" w:color="auto" w:fill="auto"/>
            <w:tcMar>
              <w:top w:w="100" w:type="dxa"/>
              <w:left w:w="100" w:type="dxa"/>
              <w:bottom w:w="100" w:type="dxa"/>
              <w:right w:w="100" w:type="dxa"/>
            </w:tcMar>
          </w:tcPr>
          <w:p w14:paraId="5CABB0FE"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-0.932</w:t>
            </w:r>
          </w:p>
        </w:tc>
        <w:tc>
          <w:tcPr>
            <w:tcW w:w="1560" w:type="dxa"/>
            <w:shd w:val="clear" w:color="auto" w:fill="auto"/>
            <w:tcMar>
              <w:top w:w="100" w:type="dxa"/>
              <w:left w:w="100" w:type="dxa"/>
              <w:bottom w:w="100" w:type="dxa"/>
              <w:right w:w="100" w:type="dxa"/>
            </w:tcMar>
          </w:tcPr>
          <w:p w14:paraId="41B1F576"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0.000273</w:t>
            </w:r>
          </w:p>
        </w:tc>
        <w:tc>
          <w:tcPr>
            <w:tcW w:w="1560" w:type="dxa"/>
            <w:shd w:val="clear" w:color="auto" w:fill="auto"/>
            <w:tcMar>
              <w:top w:w="100" w:type="dxa"/>
              <w:left w:w="100" w:type="dxa"/>
              <w:bottom w:w="100" w:type="dxa"/>
              <w:right w:w="100" w:type="dxa"/>
            </w:tcMar>
          </w:tcPr>
          <w:p w14:paraId="63228D00"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65D8A1D3" w14:textId="77777777">
        <w:tc>
          <w:tcPr>
            <w:tcW w:w="2055" w:type="dxa"/>
            <w:shd w:val="clear" w:color="auto" w:fill="auto"/>
            <w:tcMar>
              <w:top w:w="100" w:type="dxa"/>
              <w:left w:w="100" w:type="dxa"/>
              <w:bottom w:w="100" w:type="dxa"/>
              <w:right w:w="100" w:type="dxa"/>
            </w:tcMar>
          </w:tcPr>
          <w:p w14:paraId="66C2802D"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HP - DIN + LP</w:t>
            </w:r>
          </w:p>
        </w:tc>
        <w:tc>
          <w:tcPr>
            <w:tcW w:w="1350" w:type="dxa"/>
            <w:shd w:val="clear" w:color="auto" w:fill="auto"/>
            <w:tcMar>
              <w:top w:w="100" w:type="dxa"/>
              <w:left w:w="100" w:type="dxa"/>
              <w:bottom w:w="100" w:type="dxa"/>
              <w:right w:w="100" w:type="dxa"/>
            </w:tcMar>
          </w:tcPr>
          <w:p w14:paraId="4EBC1D0E"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-1.73</w:t>
            </w:r>
          </w:p>
        </w:tc>
        <w:tc>
          <w:tcPr>
            <w:tcW w:w="1275" w:type="dxa"/>
            <w:shd w:val="clear" w:color="auto" w:fill="auto"/>
            <w:tcMar>
              <w:top w:w="100" w:type="dxa"/>
              <w:left w:w="100" w:type="dxa"/>
              <w:bottom w:w="100" w:type="dxa"/>
              <w:right w:w="100" w:type="dxa"/>
            </w:tcMar>
          </w:tcPr>
          <w:p w14:paraId="21B392B5"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-2.32</w:t>
            </w:r>
          </w:p>
        </w:tc>
        <w:tc>
          <w:tcPr>
            <w:tcW w:w="1560" w:type="dxa"/>
            <w:shd w:val="clear" w:color="auto" w:fill="auto"/>
            <w:tcMar>
              <w:top w:w="100" w:type="dxa"/>
              <w:left w:w="100" w:type="dxa"/>
              <w:bottom w:w="100" w:type="dxa"/>
              <w:right w:w="100" w:type="dxa"/>
            </w:tcMar>
          </w:tcPr>
          <w:p w14:paraId="010FDD75"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-1.14</w:t>
            </w:r>
          </w:p>
        </w:tc>
        <w:tc>
          <w:tcPr>
            <w:tcW w:w="1560" w:type="dxa"/>
            <w:shd w:val="clear" w:color="auto" w:fill="auto"/>
            <w:tcMar>
              <w:top w:w="100" w:type="dxa"/>
              <w:left w:w="100" w:type="dxa"/>
              <w:bottom w:w="100" w:type="dxa"/>
              <w:right w:w="100" w:type="dxa"/>
            </w:tcMar>
          </w:tcPr>
          <w:p w14:paraId="58AF91B7"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0.000839</w:t>
            </w:r>
          </w:p>
        </w:tc>
        <w:tc>
          <w:tcPr>
            <w:tcW w:w="1560" w:type="dxa"/>
            <w:shd w:val="clear" w:color="auto" w:fill="auto"/>
            <w:tcMar>
              <w:top w:w="100" w:type="dxa"/>
              <w:left w:w="100" w:type="dxa"/>
              <w:bottom w:w="100" w:type="dxa"/>
              <w:right w:w="100" w:type="dxa"/>
            </w:tcMar>
          </w:tcPr>
          <w:p w14:paraId="62760CDF"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35246D4A" w14:textId="77777777">
        <w:tc>
          <w:tcPr>
            <w:tcW w:w="2055" w:type="dxa"/>
            <w:shd w:val="clear" w:color="auto" w:fill="auto"/>
            <w:tcMar>
              <w:top w:w="100" w:type="dxa"/>
              <w:left w:w="100" w:type="dxa"/>
              <w:bottom w:w="100" w:type="dxa"/>
              <w:right w:w="100" w:type="dxa"/>
            </w:tcMar>
          </w:tcPr>
          <w:p w14:paraId="42C4FB30"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Time Zero - HP</w:t>
            </w:r>
          </w:p>
        </w:tc>
        <w:tc>
          <w:tcPr>
            <w:tcW w:w="1350" w:type="dxa"/>
            <w:shd w:val="clear" w:color="auto" w:fill="auto"/>
            <w:tcMar>
              <w:top w:w="100" w:type="dxa"/>
              <w:left w:w="100" w:type="dxa"/>
              <w:bottom w:w="100" w:type="dxa"/>
              <w:right w:w="100" w:type="dxa"/>
            </w:tcMar>
          </w:tcPr>
          <w:p w14:paraId="19E52A9F"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0.174</w:t>
            </w:r>
          </w:p>
        </w:tc>
        <w:tc>
          <w:tcPr>
            <w:tcW w:w="1275" w:type="dxa"/>
            <w:shd w:val="clear" w:color="auto" w:fill="auto"/>
            <w:tcMar>
              <w:top w:w="100" w:type="dxa"/>
              <w:left w:w="100" w:type="dxa"/>
              <w:bottom w:w="100" w:type="dxa"/>
              <w:right w:w="100" w:type="dxa"/>
            </w:tcMar>
          </w:tcPr>
          <w:p w14:paraId="07A0C27F"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0.102</w:t>
            </w:r>
          </w:p>
        </w:tc>
        <w:tc>
          <w:tcPr>
            <w:tcW w:w="1560" w:type="dxa"/>
            <w:shd w:val="clear" w:color="auto" w:fill="auto"/>
            <w:tcMar>
              <w:top w:w="100" w:type="dxa"/>
              <w:left w:w="100" w:type="dxa"/>
              <w:bottom w:w="100" w:type="dxa"/>
              <w:right w:w="100" w:type="dxa"/>
            </w:tcMar>
          </w:tcPr>
          <w:p w14:paraId="3D524679"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0.245</w:t>
            </w:r>
          </w:p>
        </w:tc>
        <w:tc>
          <w:tcPr>
            <w:tcW w:w="1560" w:type="dxa"/>
            <w:shd w:val="clear" w:color="auto" w:fill="auto"/>
            <w:tcMar>
              <w:top w:w="100" w:type="dxa"/>
              <w:left w:w="100" w:type="dxa"/>
              <w:bottom w:w="100" w:type="dxa"/>
              <w:right w:w="100" w:type="dxa"/>
            </w:tcMar>
          </w:tcPr>
          <w:p w14:paraId="18665C9D"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0.000203</w:t>
            </w:r>
          </w:p>
        </w:tc>
        <w:tc>
          <w:tcPr>
            <w:tcW w:w="1560" w:type="dxa"/>
            <w:shd w:val="clear" w:color="auto" w:fill="auto"/>
            <w:tcMar>
              <w:top w:w="100" w:type="dxa"/>
              <w:left w:w="100" w:type="dxa"/>
              <w:bottom w:w="100" w:type="dxa"/>
              <w:right w:w="100" w:type="dxa"/>
            </w:tcMar>
          </w:tcPr>
          <w:p w14:paraId="29FB9F8B"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17312A19" w14:textId="77777777">
        <w:tc>
          <w:tcPr>
            <w:tcW w:w="2055" w:type="dxa"/>
            <w:shd w:val="clear" w:color="auto" w:fill="auto"/>
            <w:tcMar>
              <w:top w:w="100" w:type="dxa"/>
              <w:left w:w="100" w:type="dxa"/>
              <w:bottom w:w="100" w:type="dxa"/>
              <w:right w:w="100" w:type="dxa"/>
            </w:tcMar>
          </w:tcPr>
          <w:p w14:paraId="518188E6"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LP - HP</w:t>
            </w:r>
          </w:p>
        </w:tc>
        <w:tc>
          <w:tcPr>
            <w:tcW w:w="1350" w:type="dxa"/>
            <w:shd w:val="clear" w:color="auto" w:fill="auto"/>
            <w:tcMar>
              <w:top w:w="100" w:type="dxa"/>
              <w:left w:w="100" w:type="dxa"/>
              <w:bottom w:w="100" w:type="dxa"/>
              <w:right w:w="100" w:type="dxa"/>
            </w:tcMar>
          </w:tcPr>
          <w:p w14:paraId="716DB14C"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0.241</w:t>
            </w:r>
          </w:p>
        </w:tc>
        <w:tc>
          <w:tcPr>
            <w:tcW w:w="1275" w:type="dxa"/>
            <w:shd w:val="clear" w:color="auto" w:fill="auto"/>
            <w:tcMar>
              <w:top w:w="100" w:type="dxa"/>
              <w:left w:w="100" w:type="dxa"/>
              <w:bottom w:w="100" w:type="dxa"/>
              <w:right w:w="100" w:type="dxa"/>
            </w:tcMar>
          </w:tcPr>
          <w:p w14:paraId="1837B755"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-0.0823</w:t>
            </w:r>
          </w:p>
        </w:tc>
        <w:tc>
          <w:tcPr>
            <w:tcW w:w="1560" w:type="dxa"/>
            <w:shd w:val="clear" w:color="auto" w:fill="auto"/>
            <w:tcMar>
              <w:top w:w="100" w:type="dxa"/>
              <w:left w:w="100" w:type="dxa"/>
              <w:bottom w:w="100" w:type="dxa"/>
              <w:right w:w="100" w:type="dxa"/>
            </w:tcMar>
          </w:tcPr>
          <w:p w14:paraId="2C810222"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0.564</w:t>
            </w:r>
          </w:p>
        </w:tc>
        <w:tc>
          <w:tcPr>
            <w:tcW w:w="1560" w:type="dxa"/>
            <w:shd w:val="clear" w:color="auto" w:fill="auto"/>
            <w:tcMar>
              <w:top w:w="100" w:type="dxa"/>
              <w:left w:w="100" w:type="dxa"/>
              <w:bottom w:w="100" w:type="dxa"/>
              <w:right w:w="100" w:type="dxa"/>
            </w:tcMar>
          </w:tcPr>
          <w:p w14:paraId="6C3BAC6A"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0.131</w:t>
            </w:r>
          </w:p>
        </w:tc>
        <w:tc>
          <w:tcPr>
            <w:tcW w:w="1560" w:type="dxa"/>
            <w:shd w:val="clear" w:color="auto" w:fill="auto"/>
            <w:tcMar>
              <w:top w:w="100" w:type="dxa"/>
              <w:left w:w="100" w:type="dxa"/>
              <w:bottom w:w="100" w:type="dxa"/>
              <w:right w:w="100" w:type="dxa"/>
            </w:tcMar>
          </w:tcPr>
          <w:p w14:paraId="48524516" w14:textId="77777777" w:rsidR="00120A1C" w:rsidRDefault="00120A1C">
            <w:pPr>
              <w:widowControl w:val="0"/>
              <w:spacing w:line="240" w:lineRule="auto"/>
              <w:rPr>
                <w:rFonts w:ascii="Times New Roman" w:eastAsia="Times New Roman" w:hAnsi="Times New Roman" w:cs="Times New Roman"/>
                <w:color w:val="222222"/>
                <w:sz w:val="20"/>
                <w:szCs w:val="20"/>
              </w:rPr>
            </w:pPr>
          </w:p>
        </w:tc>
      </w:tr>
      <w:tr w:rsidR="00120A1C" w14:paraId="1FFC92F4" w14:textId="77777777">
        <w:tc>
          <w:tcPr>
            <w:tcW w:w="2055" w:type="dxa"/>
            <w:shd w:val="clear" w:color="auto" w:fill="auto"/>
            <w:tcMar>
              <w:top w:w="100" w:type="dxa"/>
              <w:left w:w="100" w:type="dxa"/>
              <w:bottom w:w="100" w:type="dxa"/>
              <w:right w:w="100" w:type="dxa"/>
            </w:tcMar>
          </w:tcPr>
          <w:p w14:paraId="5428B109"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Time Zero - LP</w:t>
            </w:r>
          </w:p>
        </w:tc>
        <w:tc>
          <w:tcPr>
            <w:tcW w:w="1350" w:type="dxa"/>
            <w:shd w:val="clear" w:color="auto" w:fill="auto"/>
            <w:tcMar>
              <w:top w:w="100" w:type="dxa"/>
              <w:left w:w="100" w:type="dxa"/>
              <w:bottom w:w="100" w:type="dxa"/>
              <w:right w:w="100" w:type="dxa"/>
            </w:tcMar>
          </w:tcPr>
          <w:p w14:paraId="381C89B3"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-0.0671</w:t>
            </w:r>
          </w:p>
        </w:tc>
        <w:tc>
          <w:tcPr>
            <w:tcW w:w="1275" w:type="dxa"/>
            <w:shd w:val="clear" w:color="auto" w:fill="auto"/>
            <w:tcMar>
              <w:top w:w="100" w:type="dxa"/>
              <w:left w:w="100" w:type="dxa"/>
              <w:bottom w:w="100" w:type="dxa"/>
              <w:right w:w="100" w:type="dxa"/>
            </w:tcMar>
          </w:tcPr>
          <w:p w14:paraId="39DB734A"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-0.389</w:t>
            </w:r>
          </w:p>
        </w:tc>
        <w:tc>
          <w:tcPr>
            <w:tcW w:w="1560" w:type="dxa"/>
            <w:shd w:val="clear" w:color="auto" w:fill="auto"/>
            <w:tcMar>
              <w:top w:w="100" w:type="dxa"/>
              <w:left w:w="100" w:type="dxa"/>
              <w:bottom w:w="100" w:type="dxa"/>
              <w:right w:w="100" w:type="dxa"/>
            </w:tcMar>
          </w:tcPr>
          <w:p w14:paraId="32E2C0DD"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0.254</w:t>
            </w:r>
          </w:p>
        </w:tc>
        <w:tc>
          <w:tcPr>
            <w:tcW w:w="1560" w:type="dxa"/>
            <w:shd w:val="clear" w:color="auto" w:fill="auto"/>
            <w:tcMar>
              <w:top w:w="100" w:type="dxa"/>
              <w:left w:w="100" w:type="dxa"/>
              <w:bottom w:w="100" w:type="dxa"/>
              <w:right w:w="100" w:type="dxa"/>
            </w:tcMar>
          </w:tcPr>
          <w:p w14:paraId="400DB61A"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0.933</w:t>
            </w:r>
          </w:p>
        </w:tc>
        <w:tc>
          <w:tcPr>
            <w:tcW w:w="1560" w:type="dxa"/>
            <w:shd w:val="clear" w:color="auto" w:fill="auto"/>
            <w:tcMar>
              <w:top w:w="100" w:type="dxa"/>
              <w:left w:w="100" w:type="dxa"/>
              <w:bottom w:w="100" w:type="dxa"/>
              <w:right w:w="100" w:type="dxa"/>
            </w:tcMar>
          </w:tcPr>
          <w:p w14:paraId="690FD8C9" w14:textId="77777777" w:rsidR="00120A1C" w:rsidRDefault="00120A1C">
            <w:pPr>
              <w:widowControl w:val="0"/>
              <w:spacing w:line="240" w:lineRule="auto"/>
              <w:rPr>
                <w:rFonts w:ascii="Times New Roman" w:eastAsia="Times New Roman" w:hAnsi="Times New Roman" w:cs="Times New Roman"/>
                <w:color w:val="222222"/>
                <w:sz w:val="20"/>
                <w:szCs w:val="20"/>
              </w:rPr>
            </w:pPr>
          </w:p>
        </w:tc>
      </w:tr>
    </w:tbl>
    <w:p w14:paraId="379E5EC0" w14:textId="77777777" w:rsidR="00120A1C" w:rsidRDefault="00000000">
      <w:pPr>
        <w:shd w:val="clear" w:color="auto" w:fill="FFFFFF"/>
        <w:spacing w:before="200" w:after="200"/>
        <w:rPr>
          <w:rFonts w:ascii="Times New Roman" w:eastAsia="Times New Roman" w:hAnsi="Times New Roman" w:cs="Times New Roman"/>
          <w:b/>
          <w:color w:val="222222"/>
          <w:sz w:val="20"/>
          <w:szCs w:val="20"/>
          <w:highlight w:val="yellow"/>
        </w:rPr>
      </w:pPr>
      <w:r>
        <w:rPr>
          <w:rFonts w:ascii="Times New Roman" w:eastAsia="Times New Roman" w:hAnsi="Times New Roman" w:cs="Times New Roman"/>
          <w:b/>
          <w:color w:val="222222"/>
          <w:sz w:val="20"/>
          <w:szCs w:val="20"/>
          <w:highlight w:val="yellow"/>
        </w:rPr>
        <w:t xml:space="preserve">Table A4. </w:t>
      </w:r>
      <w:r>
        <w:rPr>
          <w:rFonts w:ascii="Times New Roman" w:eastAsia="Times New Roman" w:hAnsi="Times New Roman" w:cs="Times New Roman"/>
          <w:color w:val="222222"/>
          <w:sz w:val="20"/>
          <w:szCs w:val="20"/>
          <w:highlight w:val="yellow"/>
        </w:rPr>
        <w:t xml:space="preserve">Results from Games-Howell testing for the September bioassay. The column “Difference” contains the difference of the terms in the corresponding first column, “LCL” contains the lower 95% confidence level, “UCL” contains the upper 95% confidence level, and the final column shows the p-value all from the ln-transformed total chlorophyll </w:t>
      </w:r>
      <w:r>
        <w:rPr>
          <w:rFonts w:ascii="Times New Roman" w:eastAsia="Times New Roman" w:hAnsi="Times New Roman" w:cs="Times New Roman"/>
          <w:i/>
          <w:color w:val="222222"/>
          <w:sz w:val="20"/>
          <w:szCs w:val="20"/>
          <w:highlight w:val="yellow"/>
        </w:rPr>
        <w:t>a</w:t>
      </w:r>
      <w:r>
        <w:rPr>
          <w:rFonts w:ascii="Times New Roman" w:eastAsia="Times New Roman" w:hAnsi="Times New Roman" w:cs="Times New Roman"/>
          <w:color w:val="222222"/>
          <w:sz w:val="20"/>
          <w:szCs w:val="20"/>
          <w:highlight w:val="yellow"/>
        </w:rPr>
        <w:t xml:space="preserve"> concentration. Bolded values indicated significance (p &lt; 0.05). </w:t>
      </w:r>
    </w:p>
    <w:tbl>
      <w:tblPr>
        <w:tblStyle w:val="a4"/>
        <w:tblW w:w="6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1155"/>
        <w:gridCol w:w="990"/>
        <w:gridCol w:w="1215"/>
        <w:gridCol w:w="1215"/>
      </w:tblGrid>
      <w:tr w:rsidR="00120A1C" w14:paraId="7355AB76" w14:textId="77777777">
        <w:tc>
          <w:tcPr>
            <w:tcW w:w="1605" w:type="dxa"/>
            <w:shd w:val="clear" w:color="auto" w:fill="auto"/>
            <w:tcMar>
              <w:top w:w="100" w:type="dxa"/>
              <w:left w:w="100" w:type="dxa"/>
              <w:bottom w:w="100" w:type="dxa"/>
              <w:right w:w="100" w:type="dxa"/>
            </w:tcMar>
          </w:tcPr>
          <w:p w14:paraId="51A5C9DC" w14:textId="77777777" w:rsidR="00120A1C" w:rsidRDefault="00120A1C">
            <w:pPr>
              <w:widowControl w:val="0"/>
              <w:spacing w:line="240" w:lineRule="auto"/>
              <w:rPr>
                <w:rFonts w:ascii="Times New Roman" w:eastAsia="Times New Roman" w:hAnsi="Times New Roman" w:cs="Times New Roman"/>
                <w:color w:val="222222"/>
                <w:sz w:val="20"/>
                <w:szCs w:val="20"/>
              </w:rPr>
            </w:pPr>
          </w:p>
        </w:tc>
        <w:tc>
          <w:tcPr>
            <w:tcW w:w="1155" w:type="dxa"/>
            <w:shd w:val="clear" w:color="auto" w:fill="auto"/>
            <w:tcMar>
              <w:top w:w="100" w:type="dxa"/>
              <w:left w:w="100" w:type="dxa"/>
              <w:bottom w:w="100" w:type="dxa"/>
              <w:right w:w="100" w:type="dxa"/>
            </w:tcMar>
          </w:tcPr>
          <w:p w14:paraId="603DDC27"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Difference</w:t>
            </w:r>
          </w:p>
        </w:tc>
        <w:tc>
          <w:tcPr>
            <w:tcW w:w="990" w:type="dxa"/>
            <w:shd w:val="clear" w:color="auto" w:fill="auto"/>
            <w:tcMar>
              <w:top w:w="100" w:type="dxa"/>
              <w:left w:w="100" w:type="dxa"/>
              <w:bottom w:w="100" w:type="dxa"/>
              <w:right w:w="100" w:type="dxa"/>
            </w:tcMar>
          </w:tcPr>
          <w:p w14:paraId="4033BF33"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LCL</w:t>
            </w:r>
          </w:p>
        </w:tc>
        <w:tc>
          <w:tcPr>
            <w:tcW w:w="1215" w:type="dxa"/>
            <w:shd w:val="clear" w:color="auto" w:fill="auto"/>
            <w:tcMar>
              <w:top w:w="100" w:type="dxa"/>
              <w:left w:w="100" w:type="dxa"/>
              <w:bottom w:w="100" w:type="dxa"/>
              <w:right w:w="100" w:type="dxa"/>
            </w:tcMar>
          </w:tcPr>
          <w:p w14:paraId="1C3AEB1C"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UCL</w:t>
            </w:r>
          </w:p>
        </w:tc>
        <w:tc>
          <w:tcPr>
            <w:tcW w:w="1215" w:type="dxa"/>
            <w:shd w:val="clear" w:color="auto" w:fill="auto"/>
            <w:tcMar>
              <w:top w:w="100" w:type="dxa"/>
              <w:left w:w="100" w:type="dxa"/>
              <w:bottom w:w="100" w:type="dxa"/>
              <w:right w:w="100" w:type="dxa"/>
            </w:tcMar>
          </w:tcPr>
          <w:p w14:paraId="1B5A5403"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p-value</w:t>
            </w:r>
          </w:p>
        </w:tc>
      </w:tr>
      <w:tr w:rsidR="00120A1C" w14:paraId="05563100" w14:textId="77777777">
        <w:tc>
          <w:tcPr>
            <w:tcW w:w="1605" w:type="dxa"/>
            <w:shd w:val="clear" w:color="auto" w:fill="auto"/>
            <w:tcMar>
              <w:top w:w="100" w:type="dxa"/>
              <w:left w:w="100" w:type="dxa"/>
              <w:bottom w:w="100" w:type="dxa"/>
              <w:right w:w="100" w:type="dxa"/>
            </w:tcMar>
          </w:tcPr>
          <w:p w14:paraId="389FCCCC"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 xml:space="preserve">Time Zero - Control </w:t>
            </w:r>
          </w:p>
        </w:tc>
        <w:tc>
          <w:tcPr>
            <w:tcW w:w="1155" w:type="dxa"/>
            <w:shd w:val="clear" w:color="auto" w:fill="auto"/>
            <w:tcMar>
              <w:top w:w="100" w:type="dxa"/>
              <w:left w:w="100" w:type="dxa"/>
              <w:bottom w:w="100" w:type="dxa"/>
              <w:right w:w="100" w:type="dxa"/>
            </w:tcMar>
          </w:tcPr>
          <w:p w14:paraId="65807C8F"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0.691</w:t>
            </w:r>
          </w:p>
        </w:tc>
        <w:tc>
          <w:tcPr>
            <w:tcW w:w="990" w:type="dxa"/>
            <w:shd w:val="clear" w:color="auto" w:fill="auto"/>
            <w:tcMar>
              <w:top w:w="100" w:type="dxa"/>
              <w:left w:w="100" w:type="dxa"/>
              <w:bottom w:w="100" w:type="dxa"/>
              <w:right w:w="100" w:type="dxa"/>
            </w:tcMar>
          </w:tcPr>
          <w:p w14:paraId="0D375A9C"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0.469</w:t>
            </w:r>
          </w:p>
        </w:tc>
        <w:tc>
          <w:tcPr>
            <w:tcW w:w="1215" w:type="dxa"/>
            <w:shd w:val="clear" w:color="auto" w:fill="auto"/>
            <w:tcMar>
              <w:top w:w="100" w:type="dxa"/>
              <w:left w:w="100" w:type="dxa"/>
              <w:bottom w:w="100" w:type="dxa"/>
              <w:right w:w="100" w:type="dxa"/>
            </w:tcMar>
          </w:tcPr>
          <w:p w14:paraId="1F9BD24A"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0.913</w:t>
            </w:r>
          </w:p>
        </w:tc>
        <w:tc>
          <w:tcPr>
            <w:tcW w:w="1215" w:type="dxa"/>
            <w:shd w:val="clear" w:color="auto" w:fill="auto"/>
            <w:tcMar>
              <w:top w:w="100" w:type="dxa"/>
              <w:left w:w="100" w:type="dxa"/>
              <w:bottom w:w="100" w:type="dxa"/>
              <w:right w:w="100" w:type="dxa"/>
            </w:tcMar>
          </w:tcPr>
          <w:p w14:paraId="37DF1C87"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0.000526</w:t>
            </w:r>
          </w:p>
        </w:tc>
      </w:tr>
      <w:tr w:rsidR="00120A1C" w14:paraId="2631DDB9" w14:textId="77777777">
        <w:tc>
          <w:tcPr>
            <w:tcW w:w="1605" w:type="dxa"/>
            <w:shd w:val="clear" w:color="auto" w:fill="auto"/>
            <w:tcMar>
              <w:top w:w="100" w:type="dxa"/>
              <w:left w:w="100" w:type="dxa"/>
              <w:bottom w:w="100" w:type="dxa"/>
              <w:right w:w="100" w:type="dxa"/>
            </w:tcMar>
          </w:tcPr>
          <w:p w14:paraId="56A28B30"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DIN - Control</w:t>
            </w:r>
          </w:p>
        </w:tc>
        <w:tc>
          <w:tcPr>
            <w:tcW w:w="1155" w:type="dxa"/>
            <w:shd w:val="clear" w:color="auto" w:fill="auto"/>
            <w:tcMar>
              <w:top w:w="100" w:type="dxa"/>
              <w:left w:w="100" w:type="dxa"/>
              <w:bottom w:w="100" w:type="dxa"/>
              <w:right w:w="100" w:type="dxa"/>
            </w:tcMar>
          </w:tcPr>
          <w:p w14:paraId="34C2A780"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1.88</w:t>
            </w:r>
          </w:p>
        </w:tc>
        <w:tc>
          <w:tcPr>
            <w:tcW w:w="990" w:type="dxa"/>
            <w:shd w:val="clear" w:color="auto" w:fill="auto"/>
            <w:tcMar>
              <w:top w:w="100" w:type="dxa"/>
              <w:left w:w="100" w:type="dxa"/>
              <w:bottom w:w="100" w:type="dxa"/>
              <w:right w:w="100" w:type="dxa"/>
            </w:tcMar>
          </w:tcPr>
          <w:p w14:paraId="2AA0A508"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1.66</w:t>
            </w:r>
          </w:p>
        </w:tc>
        <w:tc>
          <w:tcPr>
            <w:tcW w:w="1215" w:type="dxa"/>
            <w:shd w:val="clear" w:color="auto" w:fill="auto"/>
            <w:tcMar>
              <w:top w:w="100" w:type="dxa"/>
              <w:left w:w="100" w:type="dxa"/>
              <w:bottom w:w="100" w:type="dxa"/>
              <w:right w:w="100" w:type="dxa"/>
            </w:tcMar>
          </w:tcPr>
          <w:p w14:paraId="6FE7DAFA"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2.10</w:t>
            </w:r>
          </w:p>
        </w:tc>
        <w:tc>
          <w:tcPr>
            <w:tcW w:w="1215" w:type="dxa"/>
            <w:shd w:val="clear" w:color="auto" w:fill="auto"/>
            <w:tcMar>
              <w:top w:w="100" w:type="dxa"/>
              <w:left w:w="100" w:type="dxa"/>
              <w:bottom w:w="100" w:type="dxa"/>
              <w:right w:w="100" w:type="dxa"/>
            </w:tcMar>
          </w:tcPr>
          <w:p w14:paraId="2CC89611"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0.0000000683</w:t>
            </w:r>
          </w:p>
        </w:tc>
      </w:tr>
      <w:tr w:rsidR="00120A1C" w14:paraId="333A7FAA" w14:textId="77777777">
        <w:tc>
          <w:tcPr>
            <w:tcW w:w="1605" w:type="dxa"/>
            <w:shd w:val="clear" w:color="auto" w:fill="auto"/>
            <w:tcMar>
              <w:top w:w="100" w:type="dxa"/>
              <w:left w:w="100" w:type="dxa"/>
              <w:bottom w:w="100" w:type="dxa"/>
              <w:right w:w="100" w:type="dxa"/>
            </w:tcMar>
          </w:tcPr>
          <w:p w14:paraId="6213C9FD"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LP - Control</w:t>
            </w:r>
          </w:p>
        </w:tc>
        <w:tc>
          <w:tcPr>
            <w:tcW w:w="1155" w:type="dxa"/>
            <w:shd w:val="clear" w:color="auto" w:fill="auto"/>
            <w:tcMar>
              <w:top w:w="100" w:type="dxa"/>
              <w:left w:w="100" w:type="dxa"/>
              <w:bottom w:w="100" w:type="dxa"/>
              <w:right w:w="100" w:type="dxa"/>
            </w:tcMar>
          </w:tcPr>
          <w:p w14:paraId="2C38C933"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0.467</w:t>
            </w:r>
          </w:p>
        </w:tc>
        <w:tc>
          <w:tcPr>
            <w:tcW w:w="990" w:type="dxa"/>
            <w:shd w:val="clear" w:color="auto" w:fill="auto"/>
            <w:tcMar>
              <w:top w:w="100" w:type="dxa"/>
              <w:left w:w="100" w:type="dxa"/>
              <w:bottom w:w="100" w:type="dxa"/>
              <w:right w:w="100" w:type="dxa"/>
            </w:tcMar>
          </w:tcPr>
          <w:p w14:paraId="198B7EA6"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-0.0458</w:t>
            </w:r>
          </w:p>
        </w:tc>
        <w:tc>
          <w:tcPr>
            <w:tcW w:w="1215" w:type="dxa"/>
            <w:shd w:val="clear" w:color="auto" w:fill="auto"/>
            <w:tcMar>
              <w:top w:w="100" w:type="dxa"/>
              <w:left w:w="100" w:type="dxa"/>
              <w:bottom w:w="100" w:type="dxa"/>
              <w:right w:w="100" w:type="dxa"/>
            </w:tcMar>
          </w:tcPr>
          <w:p w14:paraId="178666F8"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0.980</w:t>
            </w:r>
          </w:p>
        </w:tc>
        <w:tc>
          <w:tcPr>
            <w:tcW w:w="1215" w:type="dxa"/>
            <w:shd w:val="clear" w:color="auto" w:fill="auto"/>
            <w:tcMar>
              <w:top w:w="100" w:type="dxa"/>
              <w:left w:w="100" w:type="dxa"/>
              <w:bottom w:w="100" w:type="dxa"/>
              <w:right w:w="100" w:type="dxa"/>
            </w:tcMar>
          </w:tcPr>
          <w:p w14:paraId="1A290892"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0.072</w:t>
            </w:r>
          </w:p>
        </w:tc>
      </w:tr>
      <w:tr w:rsidR="00120A1C" w14:paraId="43AFF7A0" w14:textId="77777777">
        <w:tc>
          <w:tcPr>
            <w:tcW w:w="1605" w:type="dxa"/>
            <w:shd w:val="clear" w:color="auto" w:fill="auto"/>
            <w:tcMar>
              <w:top w:w="100" w:type="dxa"/>
              <w:left w:w="100" w:type="dxa"/>
              <w:bottom w:w="100" w:type="dxa"/>
              <w:right w:w="100" w:type="dxa"/>
            </w:tcMar>
          </w:tcPr>
          <w:p w14:paraId="66406031"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HP - Control</w:t>
            </w:r>
          </w:p>
        </w:tc>
        <w:tc>
          <w:tcPr>
            <w:tcW w:w="1155" w:type="dxa"/>
            <w:shd w:val="clear" w:color="auto" w:fill="auto"/>
            <w:tcMar>
              <w:top w:w="100" w:type="dxa"/>
              <w:left w:w="100" w:type="dxa"/>
              <w:bottom w:w="100" w:type="dxa"/>
              <w:right w:w="100" w:type="dxa"/>
            </w:tcMar>
          </w:tcPr>
          <w:p w14:paraId="4EB723EC"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0.304</w:t>
            </w:r>
          </w:p>
        </w:tc>
        <w:tc>
          <w:tcPr>
            <w:tcW w:w="990" w:type="dxa"/>
            <w:shd w:val="clear" w:color="auto" w:fill="auto"/>
            <w:tcMar>
              <w:top w:w="100" w:type="dxa"/>
              <w:left w:w="100" w:type="dxa"/>
              <w:bottom w:w="100" w:type="dxa"/>
              <w:right w:w="100" w:type="dxa"/>
            </w:tcMar>
          </w:tcPr>
          <w:p w14:paraId="62E9F2B1"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0.0556</w:t>
            </w:r>
          </w:p>
        </w:tc>
        <w:tc>
          <w:tcPr>
            <w:tcW w:w="1215" w:type="dxa"/>
            <w:shd w:val="clear" w:color="auto" w:fill="auto"/>
            <w:tcMar>
              <w:top w:w="100" w:type="dxa"/>
              <w:left w:w="100" w:type="dxa"/>
              <w:bottom w:w="100" w:type="dxa"/>
              <w:right w:w="100" w:type="dxa"/>
            </w:tcMar>
          </w:tcPr>
          <w:p w14:paraId="441067F6"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0.552</w:t>
            </w:r>
          </w:p>
        </w:tc>
        <w:tc>
          <w:tcPr>
            <w:tcW w:w="1215" w:type="dxa"/>
            <w:shd w:val="clear" w:color="auto" w:fill="auto"/>
            <w:tcMar>
              <w:top w:w="100" w:type="dxa"/>
              <w:left w:w="100" w:type="dxa"/>
              <w:bottom w:w="100" w:type="dxa"/>
              <w:right w:w="100" w:type="dxa"/>
            </w:tcMar>
          </w:tcPr>
          <w:p w14:paraId="44712547"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0.017</w:t>
            </w:r>
          </w:p>
        </w:tc>
      </w:tr>
      <w:tr w:rsidR="00120A1C" w14:paraId="7DCBE878" w14:textId="77777777">
        <w:tc>
          <w:tcPr>
            <w:tcW w:w="1605" w:type="dxa"/>
            <w:shd w:val="clear" w:color="auto" w:fill="auto"/>
            <w:tcMar>
              <w:top w:w="100" w:type="dxa"/>
              <w:left w:w="100" w:type="dxa"/>
              <w:bottom w:w="100" w:type="dxa"/>
              <w:right w:w="100" w:type="dxa"/>
            </w:tcMar>
          </w:tcPr>
          <w:p w14:paraId="50BB7F01"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DIN + LP - Control</w:t>
            </w:r>
          </w:p>
        </w:tc>
        <w:tc>
          <w:tcPr>
            <w:tcW w:w="1155" w:type="dxa"/>
            <w:shd w:val="clear" w:color="auto" w:fill="auto"/>
            <w:tcMar>
              <w:top w:w="100" w:type="dxa"/>
              <w:left w:w="100" w:type="dxa"/>
              <w:bottom w:w="100" w:type="dxa"/>
              <w:right w:w="100" w:type="dxa"/>
            </w:tcMar>
          </w:tcPr>
          <w:p w14:paraId="440426F3"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1.64</w:t>
            </w:r>
          </w:p>
        </w:tc>
        <w:tc>
          <w:tcPr>
            <w:tcW w:w="990" w:type="dxa"/>
            <w:shd w:val="clear" w:color="auto" w:fill="auto"/>
            <w:tcMar>
              <w:top w:w="100" w:type="dxa"/>
              <w:left w:w="100" w:type="dxa"/>
              <w:bottom w:w="100" w:type="dxa"/>
              <w:right w:w="100" w:type="dxa"/>
            </w:tcMar>
          </w:tcPr>
          <w:p w14:paraId="6E570D18"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1.35</w:t>
            </w:r>
          </w:p>
        </w:tc>
        <w:tc>
          <w:tcPr>
            <w:tcW w:w="1215" w:type="dxa"/>
            <w:shd w:val="clear" w:color="auto" w:fill="auto"/>
            <w:tcMar>
              <w:top w:w="100" w:type="dxa"/>
              <w:left w:w="100" w:type="dxa"/>
              <w:bottom w:w="100" w:type="dxa"/>
              <w:right w:w="100" w:type="dxa"/>
            </w:tcMar>
          </w:tcPr>
          <w:p w14:paraId="1C9E433D"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1.94</w:t>
            </w:r>
          </w:p>
        </w:tc>
        <w:tc>
          <w:tcPr>
            <w:tcW w:w="1215" w:type="dxa"/>
            <w:shd w:val="clear" w:color="auto" w:fill="auto"/>
            <w:tcMar>
              <w:top w:w="100" w:type="dxa"/>
              <w:left w:w="100" w:type="dxa"/>
              <w:bottom w:w="100" w:type="dxa"/>
              <w:right w:w="100" w:type="dxa"/>
            </w:tcMar>
          </w:tcPr>
          <w:p w14:paraId="7E8635D3"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0.000000474</w:t>
            </w:r>
          </w:p>
        </w:tc>
      </w:tr>
      <w:tr w:rsidR="00120A1C" w14:paraId="29B1575C" w14:textId="77777777">
        <w:tc>
          <w:tcPr>
            <w:tcW w:w="1605" w:type="dxa"/>
            <w:shd w:val="clear" w:color="auto" w:fill="auto"/>
            <w:tcMar>
              <w:top w:w="100" w:type="dxa"/>
              <w:left w:w="100" w:type="dxa"/>
              <w:bottom w:w="100" w:type="dxa"/>
              <w:right w:w="100" w:type="dxa"/>
            </w:tcMar>
          </w:tcPr>
          <w:p w14:paraId="12A23783"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 xml:space="preserve">DIN + HP - Control </w:t>
            </w:r>
          </w:p>
        </w:tc>
        <w:tc>
          <w:tcPr>
            <w:tcW w:w="1155" w:type="dxa"/>
            <w:shd w:val="clear" w:color="auto" w:fill="auto"/>
            <w:tcMar>
              <w:top w:w="100" w:type="dxa"/>
              <w:left w:w="100" w:type="dxa"/>
              <w:bottom w:w="100" w:type="dxa"/>
              <w:right w:w="100" w:type="dxa"/>
            </w:tcMar>
          </w:tcPr>
          <w:p w14:paraId="74385010"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1.65</w:t>
            </w:r>
          </w:p>
        </w:tc>
        <w:tc>
          <w:tcPr>
            <w:tcW w:w="990" w:type="dxa"/>
            <w:shd w:val="clear" w:color="auto" w:fill="auto"/>
            <w:tcMar>
              <w:top w:w="100" w:type="dxa"/>
              <w:left w:w="100" w:type="dxa"/>
              <w:bottom w:w="100" w:type="dxa"/>
              <w:right w:w="100" w:type="dxa"/>
            </w:tcMar>
          </w:tcPr>
          <w:p w14:paraId="2F646DD9"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1.39</w:t>
            </w:r>
          </w:p>
        </w:tc>
        <w:tc>
          <w:tcPr>
            <w:tcW w:w="1215" w:type="dxa"/>
            <w:shd w:val="clear" w:color="auto" w:fill="auto"/>
            <w:tcMar>
              <w:top w:w="100" w:type="dxa"/>
              <w:left w:w="100" w:type="dxa"/>
              <w:bottom w:w="100" w:type="dxa"/>
              <w:right w:w="100" w:type="dxa"/>
            </w:tcMar>
          </w:tcPr>
          <w:p w14:paraId="3AD6F75F"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1.91</w:t>
            </w:r>
          </w:p>
        </w:tc>
        <w:tc>
          <w:tcPr>
            <w:tcW w:w="1215" w:type="dxa"/>
            <w:shd w:val="clear" w:color="auto" w:fill="auto"/>
            <w:tcMar>
              <w:top w:w="100" w:type="dxa"/>
              <w:left w:w="100" w:type="dxa"/>
              <w:bottom w:w="100" w:type="dxa"/>
              <w:right w:w="100" w:type="dxa"/>
            </w:tcMar>
          </w:tcPr>
          <w:p w14:paraId="63DCD3AC"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0.0000000819</w:t>
            </w:r>
          </w:p>
        </w:tc>
      </w:tr>
      <w:tr w:rsidR="00120A1C" w14:paraId="3A1AE430" w14:textId="77777777">
        <w:tc>
          <w:tcPr>
            <w:tcW w:w="1605" w:type="dxa"/>
            <w:shd w:val="clear" w:color="auto" w:fill="auto"/>
            <w:tcMar>
              <w:top w:w="100" w:type="dxa"/>
              <w:left w:w="100" w:type="dxa"/>
              <w:bottom w:w="100" w:type="dxa"/>
              <w:right w:w="100" w:type="dxa"/>
            </w:tcMar>
          </w:tcPr>
          <w:p w14:paraId="13713127"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Time Zero - DIN</w:t>
            </w:r>
          </w:p>
        </w:tc>
        <w:tc>
          <w:tcPr>
            <w:tcW w:w="1155" w:type="dxa"/>
            <w:shd w:val="clear" w:color="auto" w:fill="auto"/>
            <w:tcMar>
              <w:top w:w="100" w:type="dxa"/>
              <w:left w:w="100" w:type="dxa"/>
              <w:bottom w:w="100" w:type="dxa"/>
              <w:right w:w="100" w:type="dxa"/>
            </w:tcMar>
          </w:tcPr>
          <w:p w14:paraId="787758A4"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-1.19</w:t>
            </w:r>
          </w:p>
        </w:tc>
        <w:tc>
          <w:tcPr>
            <w:tcW w:w="990" w:type="dxa"/>
            <w:shd w:val="clear" w:color="auto" w:fill="auto"/>
            <w:tcMar>
              <w:top w:w="100" w:type="dxa"/>
              <w:left w:w="100" w:type="dxa"/>
              <w:bottom w:w="100" w:type="dxa"/>
              <w:right w:w="100" w:type="dxa"/>
            </w:tcMar>
          </w:tcPr>
          <w:p w14:paraId="1590839E"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-1.34</w:t>
            </w:r>
          </w:p>
        </w:tc>
        <w:tc>
          <w:tcPr>
            <w:tcW w:w="1215" w:type="dxa"/>
            <w:shd w:val="clear" w:color="auto" w:fill="auto"/>
            <w:tcMar>
              <w:top w:w="100" w:type="dxa"/>
              <w:left w:w="100" w:type="dxa"/>
              <w:bottom w:w="100" w:type="dxa"/>
              <w:right w:w="100" w:type="dxa"/>
            </w:tcMar>
          </w:tcPr>
          <w:p w14:paraId="6415F793"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-1.04</w:t>
            </w:r>
          </w:p>
        </w:tc>
        <w:tc>
          <w:tcPr>
            <w:tcW w:w="1215" w:type="dxa"/>
            <w:shd w:val="clear" w:color="auto" w:fill="auto"/>
            <w:tcMar>
              <w:top w:w="100" w:type="dxa"/>
              <w:left w:w="100" w:type="dxa"/>
              <w:bottom w:w="100" w:type="dxa"/>
              <w:right w:w="100" w:type="dxa"/>
            </w:tcMar>
          </w:tcPr>
          <w:p w14:paraId="39C79E91"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0.0000106</w:t>
            </w:r>
          </w:p>
        </w:tc>
      </w:tr>
      <w:tr w:rsidR="00120A1C" w14:paraId="30F9E4E4" w14:textId="77777777">
        <w:tc>
          <w:tcPr>
            <w:tcW w:w="1605" w:type="dxa"/>
            <w:shd w:val="clear" w:color="auto" w:fill="auto"/>
            <w:tcMar>
              <w:top w:w="100" w:type="dxa"/>
              <w:left w:w="100" w:type="dxa"/>
              <w:bottom w:w="100" w:type="dxa"/>
              <w:right w:w="100" w:type="dxa"/>
            </w:tcMar>
          </w:tcPr>
          <w:p w14:paraId="34B0D22A"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LP - DIN</w:t>
            </w:r>
          </w:p>
        </w:tc>
        <w:tc>
          <w:tcPr>
            <w:tcW w:w="1155" w:type="dxa"/>
            <w:shd w:val="clear" w:color="auto" w:fill="auto"/>
            <w:tcMar>
              <w:top w:w="100" w:type="dxa"/>
              <w:left w:w="100" w:type="dxa"/>
              <w:bottom w:w="100" w:type="dxa"/>
              <w:right w:w="100" w:type="dxa"/>
            </w:tcMar>
          </w:tcPr>
          <w:p w14:paraId="7E7B6F18"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-1.41</w:t>
            </w:r>
          </w:p>
        </w:tc>
        <w:tc>
          <w:tcPr>
            <w:tcW w:w="990" w:type="dxa"/>
            <w:shd w:val="clear" w:color="auto" w:fill="auto"/>
            <w:tcMar>
              <w:top w:w="100" w:type="dxa"/>
              <w:left w:w="100" w:type="dxa"/>
              <w:bottom w:w="100" w:type="dxa"/>
              <w:right w:w="100" w:type="dxa"/>
            </w:tcMar>
          </w:tcPr>
          <w:p w14:paraId="6061E3C1"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-1.94</w:t>
            </w:r>
          </w:p>
        </w:tc>
        <w:tc>
          <w:tcPr>
            <w:tcW w:w="1215" w:type="dxa"/>
            <w:shd w:val="clear" w:color="auto" w:fill="auto"/>
            <w:tcMar>
              <w:top w:w="100" w:type="dxa"/>
              <w:left w:w="100" w:type="dxa"/>
              <w:bottom w:w="100" w:type="dxa"/>
              <w:right w:w="100" w:type="dxa"/>
            </w:tcMar>
          </w:tcPr>
          <w:p w14:paraId="266B3CA8"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-0.891</w:t>
            </w:r>
          </w:p>
        </w:tc>
        <w:tc>
          <w:tcPr>
            <w:tcW w:w="1215" w:type="dxa"/>
            <w:shd w:val="clear" w:color="auto" w:fill="auto"/>
            <w:tcMar>
              <w:top w:w="100" w:type="dxa"/>
              <w:left w:w="100" w:type="dxa"/>
              <w:bottom w:w="100" w:type="dxa"/>
              <w:right w:w="100" w:type="dxa"/>
            </w:tcMar>
          </w:tcPr>
          <w:p w14:paraId="7B02AED4"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0.000743</w:t>
            </w:r>
          </w:p>
        </w:tc>
      </w:tr>
      <w:tr w:rsidR="00120A1C" w14:paraId="386871CE" w14:textId="77777777">
        <w:tc>
          <w:tcPr>
            <w:tcW w:w="1605" w:type="dxa"/>
            <w:shd w:val="clear" w:color="auto" w:fill="auto"/>
            <w:tcMar>
              <w:top w:w="100" w:type="dxa"/>
              <w:left w:w="100" w:type="dxa"/>
              <w:bottom w:w="100" w:type="dxa"/>
              <w:right w:w="100" w:type="dxa"/>
            </w:tcMar>
          </w:tcPr>
          <w:p w14:paraId="7DCECBA0"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HP - DIN</w:t>
            </w:r>
          </w:p>
        </w:tc>
        <w:tc>
          <w:tcPr>
            <w:tcW w:w="1155" w:type="dxa"/>
            <w:shd w:val="clear" w:color="auto" w:fill="auto"/>
            <w:tcMar>
              <w:top w:w="100" w:type="dxa"/>
              <w:left w:w="100" w:type="dxa"/>
              <w:bottom w:w="100" w:type="dxa"/>
              <w:right w:w="100" w:type="dxa"/>
            </w:tcMar>
          </w:tcPr>
          <w:p w14:paraId="0166C04D"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-1.58</w:t>
            </w:r>
          </w:p>
        </w:tc>
        <w:tc>
          <w:tcPr>
            <w:tcW w:w="990" w:type="dxa"/>
            <w:shd w:val="clear" w:color="auto" w:fill="auto"/>
            <w:tcMar>
              <w:top w:w="100" w:type="dxa"/>
              <w:left w:w="100" w:type="dxa"/>
              <w:bottom w:w="100" w:type="dxa"/>
              <w:right w:w="100" w:type="dxa"/>
            </w:tcMar>
          </w:tcPr>
          <w:p w14:paraId="5DEBF129"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-1.80</w:t>
            </w:r>
          </w:p>
        </w:tc>
        <w:tc>
          <w:tcPr>
            <w:tcW w:w="1215" w:type="dxa"/>
            <w:shd w:val="clear" w:color="auto" w:fill="auto"/>
            <w:tcMar>
              <w:top w:w="100" w:type="dxa"/>
              <w:left w:w="100" w:type="dxa"/>
              <w:bottom w:w="100" w:type="dxa"/>
              <w:right w:w="100" w:type="dxa"/>
            </w:tcMar>
          </w:tcPr>
          <w:p w14:paraId="3F8F8BA9"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-1.35</w:t>
            </w:r>
          </w:p>
        </w:tc>
        <w:tc>
          <w:tcPr>
            <w:tcW w:w="1215" w:type="dxa"/>
            <w:shd w:val="clear" w:color="auto" w:fill="auto"/>
            <w:tcMar>
              <w:top w:w="100" w:type="dxa"/>
              <w:left w:w="100" w:type="dxa"/>
              <w:bottom w:w="100" w:type="dxa"/>
              <w:right w:w="100" w:type="dxa"/>
            </w:tcMar>
          </w:tcPr>
          <w:p w14:paraId="00EDA891"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0.000000194</w:t>
            </w:r>
          </w:p>
        </w:tc>
      </w:tr>
      <w:tr w:rsidR="00120A1C" w14:paraId="17B6708E" w14:textId="77777777">
        <w:tc>
          <w:tcPr>
            <w:tcW w:w="1605" w:type="dxa"/>
            <w:shd w:val="clear" w:color="auto" w:fill="auto"/>
            <w:tcMar>
              <w:top w:w="100" w:type="dxa"/>
              <w:left w:w="100" w:type="dxa"/>
              <w:bottom w:w="100" w:type="dxa"/>
              <w:right w:w="100" w:type="dxa"/>
            </w:tcMar>
          </w:tcPr>
          <w:p w14:paraId="19E2CF58"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DIN + LP - DIN</w:t>
            </w:r>
          </w:p>
        </w:tc>
        <w:tc>
          <w:tcPr>
            <w:tcW w:w="1155" w:type="dxa"/>
            <w:shd w:val="clear" w:color="auto" w:fill="auto"/>
            <w:tcMar>
              <w:top w:w="100" w:type="dxa"/>
              <w:left w:w="100" w:type="dxa"/>
              <w:bottom w:w="100" w:type="dxa"/>
              <w:right w:w="100" w:type="dxa"/>
            </w:tcMar>
          </w:tcPr>
          <w:p w14:paraId="2D392A4D"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-0.239</w:t>
            </w:r>
          </w:p>
        </w:tc>
        <w:tc>
          <w:tcPr>
            <w:tcW w:w="990" w:type="dxa"/>
            <w:shd w:val="clear" w:color="auto" w:fill="auto"/>
            <w:tcMar>
              <w:top w:w="100" w:type="dxa"/>
              <w:left w:w="100" w:type="dxa"/>
              <w:bottom w:w="100" w:type="dxa"/>
              <w:right w:w="100" w:type="dxa"/>
            </w:tcMar>
          </w:tcPr>
          <w:p w14:paraId="0518A2D2"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-0.523</w:t>
            </w:r>
          </w:p>
        </w:tc>
        <w:tc>
          <w:tcPr>
            <w:tcW w:w="1215" w:type="dxa"/>
            <w:shd w:val="clear" w:color="auto" w:fill="auto"/>
            <w:tcMar>
              <w:top w:w="100" w:type="dxa"/>
              <w:left w:w="100" w:type="dxa"/>
              <w:bottom w:w="100" w:type="dxa"/>
              <w:right w:w="100" w:type="dxa"/>
            </w:tcMar>
          </w:tcPr>
          <w:p w14:paraId="1D2AF369"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0.0449</w:t>
            </w:r>
          </w:p>
        </w:tc>
        <w:tc>
          <w:tcPr>
            <w:tcW w:w="1215" w:type="dxa"/>
            <w:shd w:val="clear" w:color="auto" w:fill="auto"/>
            <w:tcMar>
              <w:top w:w="100" w:type="dxa"/>
              <w:left w:w="100" w:type="dxa"/>
              <w:bottom w:w="100" w:type="dxa"/>
              <w:right w:w="100" w:type="dxa"/>
            </w:tcMar>
          </w:tcPr>
          <w:p w14:paraId="13C8C190"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0.101</w:t>
            </w:r>
          </w:p>
        </w:tc>
      </w:tr>
      <w:tr w:rsidR="00120A1C" w14:paraId="7F32D838" w14:textId="77777777">
        <w:tc>
          <w:tcPr>
            <w:tcW w:w="1605" w:type="dxa"/>
            <w:shd w:val="clear" w:color="auto" w:fill="auto"/>
            <w:tcMar>
              <w:top w:w="100" w:type="dxa"/>
              <w:left w:w="100" w:type="dxa"/>
              <w:bottom w:w="100" w:type="dxa"/>
              <w:right w:w="100" w:type="dxa"/>
            </w:tcMar>
          </w:tcPr>
          <w:p w14:paraId="4D08B6C0"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DIN + HP - DIN</w:t>
            </w:r>
          </w:p>
        </w:tc>
        <w:tc>
          <w:tcPr>
            <w:tcW w:w="1155" w:type="dxa"/>
            <w:shd w:val="clear" w:color="auto" w:fill="auto"/>
            <w:tcMar>
              <w:top w:w="100" w:type="dxa"/>
              <w:left w:w="100" w:type="dxa"/>
              <w:bottom w:w="100" w:type="dxa"/>
              <w:right w:w="100" w:type="dxa"/>
            </w:tcMar>
          </w:tcPr>
          <w:p w14:paraId="6257C24F"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-0.233</w:t>
            </w:r>
          </w:p>
        </w:tc>
        <w:tc>
          <w:tcPr>
            <w:tcW w:w="990" w:type="dxa"/>
            <w:shd w:val="clear" w:color="auto" w:fill="auto"/>
            <w:tcMar>
              <w:top w:w="100" w:type="dxa"/>
              <w:left w:w="100" w:type="dxa"/>
              <w:bottom w:w="100" w:type="dxa"/>
              <w:right w:w="100" w:type="dxa"/>
            </w:tcMar>
          </w:tcPr>
          <w:p w14:paraId="5BC63361"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-0.470</w:t>
            </w:r>
          </w:p>
        </w:tc>
        <w:tc>
          <w:tcPr>
            <w:tcW w:w="1215" w:type="dxa"/>
            <w:shd w:val="clear" w:color="auto" w:fill="auto"/>
            <w:tcMar>
              <w:top w:w="100" w:type="dxa"/>
              <w:left w:w="100" w:type="dxa"/>
              <w:bottom w:w="100" w:type="dxa"/>
              <w:right w:w="100" w:type="dxa"/>
            </w:tcMar>
          </w:tcPr>
          <w:p w14:paraId="5DADF28B"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0.11470</w:t>
            </w:r>
          </w:p>
        </w:tc>
        <w:tc>
          <w:tcPr>
            <w:tcW w:w="1215" w:type="dxa"/>
            <w:shd w:val="clear" w:color="auto" w:fill="auto"/>
            <w:tcMar>
              <w:top w:w="100" w:type="dxa"/>
              <w:left w:w="100" w:type="dxa"/>
              <w:bottom w:w="100" w:type="dxa"/>
              <w:right w:w="100" w:type="dxa"/>
            </w:tcMar>
          </w:tcPr>
          <w:p w14:paraId="753EA452"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0.055</w:t>
            </w:r>
          </w:p>
        </w:tc>
      </w:tr>
      <w:tr w:rsidR="00120A1C" w14:paraId="3B4EA757" w14:textId="77777777">
        <w:tc>
          <w:tcPr>
            <w:tcW w:w="1605" w:type="dxa"/>
            <w:shd w:val="clear" w:color="auto" w:fill="auto"/>
            <w:tcMar>
              <w:top w:w="100" w:type="dxa"/>
              <w:left w:w="100" w:type="dxa"/>
              <w:bottom w:w="100" w:type="dxa"/>
              <w:right w:w="100" w:type="dxa"/>
            </w:tcMar>
          </w:tcPr>
          <w:p w14:paraId="5C9DD50D"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Time Zero - DIN + HP</w:t>
            </w:r>
          </w:p>
        </w:tc>
        <w:tc>
          <w:tcPr>
            <w:tcW w:w="1155" w:type="dxa"/>
            <w:shd w:val="clear" w:color="auto" w:fill="auto"/>
            <w:tcMar>
              <w:top w:w="100" w:type="dxa"/>
              <w:left w:w="100" w:type="dxa"/>
              <w:bottom w:w="100" w:type="dxa"/>
              <w:right w:w="100" w:type="dxa"/>
            </w:tcMar>
          </w:tcPr>
          <w:p w14:paraId="2E03458A"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-0.957</w:t>
            </w:r>
          </w:p>
        </w:tc>
        <w:tc>
          <w:tcPr>
            <w:tcW w:w="990" w:type="dxa"/>
            <w:shd w:val="clear" w:color="auto" w:fill="auto"/>
            <w:tcMar>
              <w:top w:w="100" w:type="dxa"/>
              <w:left w:w="100" w:type="dxa"/>
              <w:bottom w:w="100" w:type="dxa"/>
              <w:right w:w="100" w:type="dxa"/>
            </w:tcMar>
          </w:tcPr>
          <w:p w14:paraId="4E8F9599"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-1.20</w:t>
            </w:r>
          </w:p>
        </w:tc>
        <w:tc>
          <w:tcPr>
            <w:tcW w:w="1215" w:type="dxa"/>
            <w:shd w:val="clear" w:color="auto" w:fill="auto"/>
            <w:tcMar>
              <w:top w:w="100" w:type="dxa"/>
              <w:left w:w="100" w:type="dxa"/>
              <w:bottom w:w="100" w:type="dxa"/>
              <w:right w:w="100" w:type="dxa"/>
            </w:tcMar>
          </w:tcPr>
          <w:p w14:paraId="756AFFF2"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-0.712</w:t>
            </w:r>
          </w:p>
        </w:tc>
        <w:tc>
          <w:tcPr>
            <w:tcW w:w="1215" w:type="dxa"/>
            <w:shd w:val="clear" w:color="auto" w:fill="auto"/>
            <w:tcMar>
              <w:top w:w="100" w:type="dxa"/>
              <w:left w:w="100" w:type="dxa"/>
              <w:bottom w:w="100" w:type="dxa"/>
              <w:right w:w="100" w:type="dxa"/>
            </w:tcMar>
          </w:tcPr>
          <w:p w14:paraId="24E9E04D"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0.000202</w:t>
            </w:r>
          </w:p>
        </w:tc>
      </w:tr>
      <w:tr w:rsidR="00120A1C" w14:paraId="3DDFECDD" w14:textId="77777777">
        <w:tc>
          <w:tcPr>
            <w:tcW w:w="1605" w:type="dxa"/>
            <w:shd w:val="clear" w:color="auto" w:fill="auto"/>
            <w:tcMar>
              <w:top w:w="100" w:type="dxa"/>
              <w:left w:w="100" w:type="dxa"/>
              <w:bottom w:w="100" w:type="dxa"/>
              <w:right w:w="100" w:type="dxa"/>
            </w:tcMar>
          </w:tcPr>
          <w:p w14:paraId="53768561"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LP - DIN + HP</w:t>
            </w:r>
          </w:p>
        </w:tc>
        <w:tc>
          <w:tcPr>
            <w:tcW w:w="1155" w:type="dxa"/>
            <w:shd w:val="clear" w:color="auto" w:fill="auto"/>
            <w:tcMar>
              <w:top w:w="100" w:type="dxa"/>
              <w:left w:w="100" w:type="dxa"/>
              <w:bottom w:w="100" w:type="dxa"/>
              <w:right w:w="100" w:type="dxa"/>
            </w:tcMar>
          </w:tcPr>
          <w:p w14:paraId="04E7ACBD"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-1.18</w:t>
            </w:r>
          </w:p>
        </w:tc>
        <w:tc>
          <w:tcPr>
            <w:tcW w:w="990" w:type="dxa"/>
            <w:shd w:val="clear" w:color="auto" w:fill="auto"/>
            <w:tcMar>
              <w:top w:w="100" w:type="dxa"/>
              <w:left w:w="100" w:type="dxa"/>
              <w:bottom w:w="100" w:type="dxa"/>
              <w:right w:w="100" w:type="dxa"/>
            </w:tcMar>
          </w:tcPr>
          <w:p w14:paraId="46DA819C"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-1.69</w:t>
            </w:r>
          </w:p>
        </w:tc>
        <w:tc>
          <w:tcPr>
            <w:tcW w:w="1215" w:type="dxa"/>
            <w:shd w:val="clear" w:color="auto" w:fill="auto"/>
            <w:tcMar>
              <w:top w:w="100" w:type="dxa"/>
              <w:left w:w="100" w:type="dxa"/>
              <w:bottom w:w="100" w:type="dxa"/>
              <w:right w:w="100" w:type="dxa"/>
            </w:tcMar>
          </w:tcPr>
          <w:p w14:paraId="47AB2B4B"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-0.669</w:t>
            </w:r>
          </w:p>
        </w:tc>
        <w:tc>
          <w:tcPr>
            <w:tcW w:w="1215" w:type="dxa"/>
            <w:shd w:val="clear" w:color="auto" w:fill="auto"/>
            <w:tcMar>
              <w:top w:w="100" w:type="dxa"/>
              <w:left w:w="100" w:type="dxa"/>
              <w:bottom w:w="100" w:type="dxa"/>
              <w:right w:w="100" w:type="dxa"/>
            </w:tcMar>
          </w:tcPr>
          <w:p w14:paraId="0CA8AC20"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0.000888</w:t>
            </w:r>
          </w:p>
        </w:tc>
      </w:tr>
      <w:tr w:rsidR="00120A1C" w14:paraId="05D31071" w14:textId="77777777">
        <w:tc>
          <w:tcPr>
            <w:tcW w:w="1605" w:type="dxa"/>
            <w:shd w:val="clear" w:color="auto" w:fill="auto"/>
            <w:tcMar>
              <w:top w:w="100" w:type="dxa"/>
              <w:left w:w="100" w:type="dxa"/>
              <w:bottom w:w="100" w:type="dxa"/>
              <w:right w:w="100" w:type="dxa"/>
            </w:tcMar>
          </w:tcPr>
          <w:p w14:paraId="528EBEB0"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HP - DIN + HP</w:t>
            </w:r>
          </w:p>
        </w:tc>
        <w:tc>
          <w:tcPr>
            <w:tcW w:w="1155" w:type="dxa"/>
            <w:shd w:val="clear" w:color="auto" w:fill="auto"/>
            <w:tcMar>
              <w:top w:w="100" w:type="dxa"/>
              <w:left w:w="100" w:type="dxa"/>
              <w:bottom w:w="100" w:type="dxa"/>
              <w:right w:w="100" w:type="dxa"/>
            </w:tcMar>
          </w:tcPr>
          <w:p w14:paraId="49364F10"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-1.34</w:t>
            </w:r>
          </w:p>
        </w:tc>
        <w:tc>
          <w:tcPr>
            <w:tcW w:w="990" w:type="dxa"/>
            <w:shd w:val="clear" w:color="auto" w:fill="auto"/>
            <w:tcMar>
              <w:top w:w="100" w:type="dxa"/>
              <w:left w:w="100" w:type="dxa"/>
              <w:bottom w:w="100" w:type="dxa"/>
              <w:right w:w="100" w:type="dxa"/>
            </w:tcMar>
          </w:tcPr>
          <w:p w14:paraId="4383EC95"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-1.60</w:t>
            </w:r>
          </w:p>
        </w:tc>
        <w:tc>
          <w:tcPr>
            <w:tcW w:w="1215" w:type="dxa"/>
            <w:shd w:val="clear" w:color="auto" w:fill="auto"/>
            <w:tcMar>
              <w:top w:w="100" w:type="dxa"/>
              <w:left w:w="100" w:type="dxa"/>
              <w:bottom w:w="100" w:type="dxa"/>
              <w:right w:w="100" w:type="dxa"/>
            </w:tcMar>
          </w:tcPr>
          <w:p w14:paraId="3717ECD1"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-1.08</w:t>
            </w:r>
          </w:p>
        </w:tc>
        <w:tc>
          <w:tcPr>
            <w:tcW w:w="1215" w:type="dxa"/>
            <w:shd w:val="clear" w:color="auto" w:fill="auto"/>
            <w:tcMar>
              <w:top w:w="100" w:type="dxa"/>
              <w:left w:w="100" w:type="dxa"/>
              <w:bottom w:w="100" w:type="dxa"/>
              <w:right w:w="100" w:type="dxa"/>
            </w:tcMar>
          </w:tcPr>
          <w:p w14:paraId="2BE4DBDA"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0.000000556</w:t>
            </w:r>
          </w:p>
        </w:tc>
      </w:tr>
      <w:tr w:rsidR="00120A1C" w14:paraId="3E8045DC" w14:textId="77777777">
        <w:tc>
          <w:tcPr>
            <w:tcW w:w="1605" w:type="dxa"/>
            <w:shd w:val="clear" w:color="auto" w:fill="auto"/>
            <w:tcMar>
              <w:top w:w="100" w:type="dxa"/>
              <w:left w:w="100" w:type="dxa"/>
              <w:bottom w:w="100" w:type="dxa"/>
              <w:right w:w="100" w:type="dxa"/>
            </w:tcMar>
          </w:tcPr>
          <w:p w14:paraId="0D2A7527"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DIN + LP - DIN + HP</w:t>
            </w:r>
          </w:p>
        </w:tc>
        <w:tc>
          <w:tcPr>
            <w:tcW w:w="1155" w:type="dxa"/>
            <w:shd w:val="clear" w:color="auto" w:fill="auto"/>
            <w:tcMar>
              <w:top w:w="100" w:type="dxa"/>
              <w:left w:w="100" w:type="dxa"/>
              <w:bottom w:w="100" w:type="dxa"/>
              <w:right w:w="100" w:type="dxa"/>
            </w:tcMar>
          </w:tcPr>
          <w:p w14:paraId="30DD1231"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-0.00622</w:t>
            </w:r>
          </w:p>
        </w:tc>
        <w:tc>
          <w:tcPr>
            <w:tcW w:w="990" w:type="dxa"/>
            <w:shd w:val="clear" w:color="auto" w:fill="auto"/>
            <w:tcMar>
              <w:top w:w="100" w:type="dxa"/>
              <w:left w:w="100" w:type="dxa"/>
              <w:bottom w:w="100" w:type="dxa"/>
              <w:right w:w="100" w:type="dxa"/>
            </w:tcMar>
          </w:tcPr>
          <w:p w14:paraId="2C0F9E0B"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-0.309</w:t>
            </w:r>
          </w:p>
        </w:tc>
        <w:tc>
          <w:tcPr>
            <w:tcW w:w="1215" w:type="dxa"/>
            <w:shd w:val="clear" w:color="auto" w:fill="auto"/>
            <w:tcMar>
              <w:top w:w="100" w:type="dxa"/>
              <w:left w:w="100" w:type="dxa"/>
              <w:bottom w:w="100" w:type="dxa"/>
              <w:right w:w="100" w:type="dxa"/>
            </w:tcMar>
          </w:tcPr>
          <w:p w14:paraId="6E2EE755"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0.296</w:t>
            </w:r>
          </w:p>
        </w:tc>
        <w:tc>
          <w:tcPr>
            <w:tcW w:w="1215" w:type="dxa"/>
            <w:shd w:val="clear" w:color="auto" w:fill="auto"/>
            <w:tcMar>
              <w:top w:w="100" w:type="dxa"/>
              <w:left w:w="100" w:type="dxa"/>
              <w:bottom w:w="100" w:type="dxa"/>
              <w:right w:w="100" w:type="dxa"/>
            </w:tcMar>
          </w:tcPr>
          <w:p w14:paraId="186D91D5"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w:t>
            </w:r>
          </w:p>
        </w:tc>
      </w:tr>
      <w:tr w:rsidR="00120A1C" w14:paraId="7A475446" w14:textId="77777777">
        <w:tc>
          <w:tcPr>
            <w:tcW w:w="1605" w:type="dxa"/>
            <w:shd w:val="clear" w:color="auto" w:fill="auto"/>
            <w:tcMar>
              <w:top w:w="100" w:type="dxa"/>
              <w:left w:w="100" w:type="dxa"/>
              <w:bottom w:w="100" w:type="dxa"/>
              <w:right w:w="100" w:type="dxa"/>
            </w:tcMar>
          </w:tcPr>
          <w:p w14:paraId="5A04EC93"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Time Zero - DIN + LP</w:t>
            </w:r>
          </w:p>
        </w:tc>
        <w:tc>
          <w:tcPr>
            <w:tcW w:w="1155" w:type="dxa"/>
            <w:shd w:val="clear" w:color="auto" w:fill="auto"/>
            <w:tcMar>
              <w:top w:w="100" w:type="dxa"/>
              <w:left w:w="100" w:type="dxa"/>
              <w:bottom w:w="100" w:type="dxa"/>
              <w:right w:w="100" w:type="dxa"/>
            </w:tcMar>
          </w:tcPr>
          <w:p w14:paraId="09F4B393"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-0.951</w:t>
            </w:r>
          </w:p>
        </w:tc>
        <w:tc>
          <w:tcPr>
            <w:tcW w:w="990" w:type="dxa"/>
            <w:shd w:val="clear" w:color="auto" w:fill="auto"/>
            <w:tcMar>
              <w:top w:w="100" w:type="dxa"/>
              <w:left w:w="100" w:type="dxa"/>
              <w:bottom w:w="100" w:type="dxa"/>
              <w:right w:w="100" w:type="dxa"/>
            </w:tcMar>
          </w:tcPr>
          <w:p w14:paraId="0B99BEA9"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-1.25</w:t>
            </w:r>
          </w:p>
        </w:tc>
        <w:tc>
          <w:tcPr>
            <w:tcW w:w="1215" w:type="dxa"/>
            <w:shd w:val="clear" w:color="auto" w:fill="auto"/>
            <w:tcMar>
              <w:top w:w="100" w:type="dxa"/>
              <w:left w:w="100" w:type="dxa"/>
              <w:bottom w:w="100" w:type="dxa"/>
              <w:right w:w="100" w:type="dxa"/>
            </w:tcMar>
          </w:tcPr>
          <w:p w14:paraId="24340BF9"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-0.653</w:t>
            </w:r>
          </w:p>
        </w:tc>
        <w:tc>
          <w:tcPr>
            <w:tcW w:w="1215" w:type="dxa"/>
            <w:shd w:val="clear" w:color="auto" w:fill="auto"/>
            <w:tcMar>
              <w:top w:w="100" w:type="dxa"/>
              <w:left w:w="100" w:type="dxa"/>
              <w:bottom w:w="100" w:type="dxa"/>
              <w:right w:w="100" w:type="dxa"/>
            </w:tcMar>
          </w:tcPr>
          <w:p w14:paraId="7BBC1A3B"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0.000528</w:t>
            </w:r>
          </w:p>
        </w:tc>
      </w:tr>
      <w:tr w:rsidR="00120A1C" w14:paraId="42D67060" w14:textId="77777777">
        <w:tc>
          <w:tcPr>
            <w:tcW w:w="1605" w:type="dxa"/>
            <w:shd w:val="clear" w:color="auto" w:fill="auto"/>
            <w:tcMar>
              <w:top w:w="100" w:type="dxa"/>
              <w:left w:w="100" w:type="dxa"/>
              <w:bottom w:w="100" w:type="dxa"/>
              <w:right w:w="100" w:type="dxa"/>
            </w:tcMar>
          </w:tcPr>
          <w:p w14:paraId="1D78F19A"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LP - DIN + LP</w:t>
            </w:r>
          </w:p>
        </w:tc>
        <w:tc>
          <w:tcPr>
            <w:tcW w:w="1155" w:type="dxa"/>
            <w:shd w:val="clear" w:color="auto" w:fill="auto"/>
            <w:tcMar>
              <w:top w:w="100" w:type="dxa"/>
              <w:left w:w="100" w:type="dxa"/>
              <w:bottom w:w="100" w:type="dxa"/>
              <w:right w:w="100" w:type="dxa"/>
            </w:tcMar>
          </w:tcPr>
          <w:p w14:paraId="43D95146"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-1.17</w:t>
            </w:r>
          </w:p>
        </w:tc>
        <w:tc>
          <w:tcPr>
            <w:tcW w:w="990" w:type="dxa"/>
            <w:shd w:val="clear" w:color="auto" w:fill="auto"/>
            <w:tcMar>
              <w:top w:w="100" w:type="dxa"/>
              <w:left w:w="100" w:type="dxa"/>
              <w:bottom w:w="100" w:type="dxa"/>
              <w:right w:w="100" w:type="dxa"/>
            </w:tcMar>
          </w:tcPr>
          <w:p w14:paraId="030FCA58"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-1.69</w:t>
            </w:r>
          </w:p>
        </w:tc>
        <w:tc>
          <w:tcPr>
            <w:tcW w:w="1215" w:type="dxa"/>
            <w:shd w:val="clear" w:color="auto" w:fill="auto"/>
            <w:tcMar>
              <w:top w:w="100" w:type="dxa"/>
              <w:left w:w="100" w:type="dxa"/>
              <w:bottom w:w="100" w:type="dxa"/>
              <w:right w:w="100" w:type="dxa"/>
            </w:tcMar>
          </w:tcPr>
          <w:p w14:paraId="0FD23244"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-0.663</w:t>
            </w:r>
          </w:p>
        </w:tc>
        <w:tc>
          <w:tcPr>
            <w:tcW w:w="1215" w:type="dxa"/>
            <w:shd w:val="clear" w:color="auto" w:fill="auto"/>
            <w:tcMar>
              <w:top w:w="100" w:type="dxa"/>
              <w:left w:w="100" w:type="dxa"/>
              <w:bottom w:w="100" w:type="dxa"/>
              <w:right w:w="100" w:type="dxa"/>
            </w:tcMar>
          </w:tcPr>
          <w:p w14:paraId="0DDF1933"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0.000647</w:t>
            </w:r>
          </w:p>
        </w:tc>
      </w:tr>
      <w:tr w:rsidR="00120A1C" w14:paraId="7B7F444A" w14:textId="77777777">
        <w:tc>
          <w:tcPr>
            <w:tcW w:w="1605" w:type="dxa"/>
            <w:shd w:val="clear" w:color="auto" w:fill="auto"/>
            <w:tcMar>
              <w:top w:w="100" w:type="dxa"/>
              <w:left w:w="100" w:type="dxa"/>
              <w:bottom w:w="100" w:type="dxa"/>
              <w:right w:w="100" w:type="dxa"/>
            </w:tcMar>
          </w:tcPr>
          <w:p w14:paraId="37A1EB37"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HP - DIN + LP</w:t>
            </w:r>
          </w:p>
        </w:tc>
        <w:tc>
          <w:tcPr>
            <w:tcW w:w="1155" w:type="dxa"/>
            <w:shd w:val="clear" w:color="auto" w:fill="auto"/>
            <w:tcMar>
              <w:top w:w="100" w:type="dxa"/>
              <w:left w:w="100" w:type="dxa"/>
              <w:bottom w:w="100" w:type="dxa"/>
              <w:right w:w="100" w:type="dxa"/>
            </w:tcMar>
          </w:tcPr>
          <w:p w14:paraId="59C97CBD"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-1.34</w:t>
            </w:r>
          </w:p>
        </w:tc>
        <w:tc>
          <w:tcPr>
            <w:tcW w:w="990" w:type="dxa"/>
            <w:shd w:val="clear" w:color="auto" w:fill="auto"/>
            <w:tcMar>
              <w:top w:w="100" w:type="dxa"/>
              <w:left w:w="100" w:type="dxa"/>
              <w:bottom w:w="100" w:type="dxa"/>
              <w:right w:w="100" w:type="dxa"/>
            </w:tcMar>
          </w:tcPr>
          <w:p w14:paraId="21C33DBF"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-1.63</w:t>
            </w:r>
          </w:p>
        </w:tc>
        <w:tc>
          <w:tcPr>
            <w:tcW w:w="1215" w:type="dxa"/>
            <w:shd w:val="clear" w:color="auto" w:fill="auto"/>
            <w:tcMar>
              <w:top w:w="100" w:type="dxa"/>
              <w:left w:w="100" w:type="dxa"/>
              <w:bottom w:w="100" w:type="dxa"/>
              <w:right w:w="100" w:type="dxa"/>
            </w:tcMar>
          </w:tcPr>
          <w:p w14:paraId="5A248F1E"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-1.04</w:t>
            </w:r>
          </w:p>
        </w:tc>
        <w:tc>
          <w:tcPr>
            <w:tcW w:w="1215" w:type="dxa"/>
            <w:shd w:val="clear" w:color="auto" w:fill="auto"/>
            <w:tcMar>
              <w:top w:w="100" w:type="dxa"/>
              <w:left w:w="100" w:type="dxa"/>
              <w:bottom w:w="100" w:type="dxa"/>
              <w:right w:w="100" w:type="dxa"/>
            </w:tcMar>
          </w:tcPr>
          <w:p w14:paraId="47935DB8"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0.00000282</w:t>
            </w:r>
          </w:p>
        </w:tc>
      </w:tr>
      <w:tr w:rsidR="00120A1C" w14:paraId="3637ABD3" w14:textId="77777777">
        <w:tc>
          <w:tcPr>
            <w:tcW w:w="1605" w:type="dxa"/>
            <w:shd w:val="clear" w:color="auto" w:fill="auto"/>
            <w:tcMar>
              <w:top w:w="100" w:type="dxa"/>
              <w:left w:w="100" w:type="dxa"/>
              <w:bottom w:w="100" w:type="dxa"/>
              <w:right w:w="100" w:type="dxa"/>
            </w:tcMar>
          </w:tcPr>
          <w:p w14:paraId="5C6BD307"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Time Zero - HP</w:t>
            </w:r>
          </w:p>
        </w:tc>
        <w:tc>
          <w:tcPr>
            <w:tcW w:w="1155" w:type="dxa"/>
            <w:shd w:val="clear" w:color="auto" w:fill="auto"/>
            <w:tcMar>
              <w:top w:w="100" w:type="dxa"/>
              <w:left w:w="100" w:type="dxa"/>
              <w:bottom w:w="100" w:type="dxa"/>
              <w:right w:w="100" w:type="dxa"/>
            </w:tcMar>
          </w:tcPr>
          <w:p w14:paraId="2F8B8F08"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0.387</w:t>
            </w:r>
          </w:p>
        </w:tc>
        <w:tc>
          <w:tcPr>
            <w:tcW w:w="990" w:type="dxa"/>
            <w:shd w:val="clear" w:color="auto" w:fill="auto"/>
            <w:tcMar>
              <w:top w:w="100" w:type="dxa"/>
              <w:left w:w="100" w:type="dxa"/>
              <w:bottom w:w="100" w:type="dxa"/>
              <w:right w:w="100" w:type="dxa"/>
            </w:tcMar>
          </w:tcPr>
          <w:p w14:paraId="17FAF76E"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0.160</w:t>
            </w:r>
          </w:p>
        </w:tc>
        <w:tc>
          <w:tcPr>
            <w:tcW w:w="1215" w:type="dxa"/>
            <w:shd w:val="clear" w:color="auto" w:fill="auto"/>
            <w:tcMar>
              <w:top w:w="100" w:type="dxa"/>
              <w:left w:w="100" w:type="dxa"/>
              <w:bottom w:w="100" w:type="dxa"/>
              <w:right w:w="100" w:type="dxa"/>
            </w:tcMar>
          </w:tcPr>
          <w:p w14:paraId="11F3026B"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0.614</w:t>
            </w:r>
          </w:p>
        </w:tc>
        <w:tc>
          <w:tcPr>
            <w:tcW w:w="1215" w:type="dxa"/>
            <w:shd w:val="clear" w:color="auto" w:fill="auto"/>
            <w:tcMar>
              <w:top w:w="100" w:type="dxa"/>
              <w:left w:w="100" w:type="dxa"/>
              <w:bottom w:w="100" w:type="dxa"/>
              <w:right w:w="100" w:type="dxa"/>
            </w:tcMar>
          </w:tcPr>
          <w:p w14:paraId="32B072FA" w14:textId="77777777" w:rsidR="00120A1C" w:rsidRDefault="00000000">
            <w:pPr>
              <w:widowControl w:val="0"/>
              <w:spacing w:line="24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0.007</w:t>
            </w:r>
          </w:p>
        </w:tc>
      </w:tr>
      <w:tr w:rsidR="00120A1C" w14:paraId="32ADF42B" w14:textId="77777777">
        <w:tc>
          <w:tcPr>
            <w:tcW w:w="1605" w:type="dxa"/>
            <w:shd w:val="clear" w:color="auto" w:fill="auto"/>
            <w:tcMar>
              <w:top w:w="100" w:type="dxa"/>
              <w:left w:w="100" w:type="dxa"/>
              <w:bottom w:w="100" w:type="dxa"/>
              <w:right w:w="100" w:type="dxa"/>
            </w:tcMar>
          </w:tcPr>
          <w:p w14:paraId="10C790AD"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LP - HP</w:t>
            </w:r>
          </w:p>
        </w:tc>
        <w:tc>
          <w:tcPr>
            <w:tcW w:w="1155" w:type="dxa"/>
            <w:shd w:val="clear" w:color="auto" w:fill="auto"/>
            <w:tcMar>
              <w:top w:w="100" w:type="dxa"/>
              <w:left w:w="100" w:type="dxa"/>
              <w:bottom w:w="100" w:type="dxa"/>
              <w:right w:w="100" w:type="dxa"/>
            </w:tcMar>
          </w:tcPr>
          <w:p w14:paraId="5305FA37"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0.163</w:t>
            </w:r>
          </w:p>
        </w:tc>
        <w:tc>
          <w:tcPr>
            <w:tcW w:w="990" w:type="dxa"/>
            <w:shd w:val="clear" w:color="auto" w:fill="auto"/>
            <w:tcMar>
              <w:top w:w="100" w:type="dxa"/>
              <w:left w:w="100" w:type="dxa"/>
              <w:bottom w:w="100" w:type="dxa"/>
              <w:right w:w="100" w:type="dxa"/>
            </w:tcMar>
          </w:tcPr>
          <w:p w14:paraId="275CE0C1"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-0.349</w:t>
            </w:r>
          </w:p>
        </w:tc>
        <w:tc>
          <w:tcPr>
            <w:tcW w:w="1215" w:type="dxa"/>
            <w:shd w:val="clear" w:color="auto" w:fill="auto"/>
            <w:tcMar>
              <w:top w:w="100" w:type="dxa"/>
              <w:left w:w="100" w:type="dxa"/>
              <w:bottom w:w="100" w:type="dxa"/>
              <w:right w:w="100" w:type="dxa"/>
            </w:tcMar>
          </w:tcPr>
          <w:p w14:paraId="31271E9C"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0.676</w:t>
            </w:r>
          </w:p>
        </w:tc>
        <w:tc>
          <w:tcPr>
            <w:tcW w:w="1215" w:type="dxa"/>
            <w:shd w:val="clear" w:color="auto" w:fill="auto"/>
            <w:tcMar>
              <w:top w:w="100" w:type="dxa"/>
              <w:left w:w="100" w:type="dxa"/>
              <w:bottom w:w="100" w:type="dxa"/>
              <w:right w:w="100" w:type="dxa"/>
            </w:tcMar>
          </w:tcPr>
          <w:p w14:paraId="44CE1FFD"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0.794</w:t>
            </w:r>
          </w:p>
        </w:tc>
      </w:tr>
      <w:tr w:rsidR="00120A1C" w14:paraId="49F38AB1" w14:textId="77777777">
        <w:tc>
          <w:tcPr>
            <w:tcW w:w="1605" w:type="dxa"/>
            <w:shd w:val="clear" w:color="auto" w:fill="auto"/>
            <w:tcMar>
              <w:top w:w="100" w:type="dxa"/>
              <w:left w:w="100" w:type="dxa"/>
              <w:bottom w:w="100" w:type="dxa"/>
              <w:right w:w="100" w:type="dxa"/>
            </w:tcMar>
          </w:tcPr>
          <w:p w14:paraId="567CE57E"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Time Zero - LP</w:t>
            </w:r>
          </w:p>
        </w:tc>
        <w:tc>
          <w:tcPr>
            <w:tcW w:w="1155" w:type="dxa"/>
            <w:shd w:val="clear" w:color="auto" w:fill="auto"/>
            <w:tcMar>
              <w:top w:w="100" w:type="dxa"/>
              <w:left w:w="100" w:type="dxa"/>
              <w:bottom w:w="100" w:type="dxa"/>
              <w:right w:w="100" w:type="dxa"/>
            </w:tcMar>
          </w:tcPr>
          <w:p w14:paraId="107D04BE"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0.223</w:t>
            </w:r>
          </w:p>
        </w:tc>
        <w:tc>
          <w:tcPr>
            <w:tcW w:w="990" w:type="dxa"/>
            <w:shd w:val="clear" w:color="auto" w:fill="auto"/>
            <w:tcMar>
              <w:top w:w="100" w:type="dxa"/>
              <w:left w:w="100" w:type="dxa"/>
              <w:bottom w:w="100" w:type="dxa"/>
              <w:right w:w="100" w:type="dxa"/>
            </w:tcMar>
          </w:tcPr>
          <w:p w14:paraId="272BAB11"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-0.317</w:t>
            </w:r>
          </w:p>
        </w:tc>
        <w:tc>
          <w:tcPr>
            <w:tcW w:w="1215" w:type="dxa"/>
            <w:shd w:val="clear" w:color="auto" w:fill="auto"/>
            <w:tcMar>
              <w:top w:w="100" w:type="dxa"/>
              <w:left w:w="100" w:type="dxa"/>
              <w:bottom w:w="100" w:type="dxa"/>
              <w:right w:w="100" w:type="dxa"/>
            </w:tcMar>
          </w:tcPr>
          <w:p w14:paraId="514E6DF0"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0.764</w:t>
            </w:r>
          </w:p>
        </w:tc>
        <w:tc>
          <w:tcPr>
            <w:tcW w:w="1215" w:type="dxa"/>
            <w:shd w:val="clear" w:color="auto" w:fill="auto"/>
            <w:tcMar>
              <w:top w:w="100" w:type="dxa"/>
              <w:left w:w="100" w:type="dxa"/>
              <w:bottom w:w="100" w:type="dxa"/>
              <w:right w:w="100" w:type="dxa"/>
            </w:tcMar>
          </w:tcPr>
          <w:p w14:paraId="48DC63F5" w14:textId="77777777" w:rsidR="00120A1C" w:rsidRDefault="00000000">
            <w:pPr>
              <w:widowControl w:val="0"/>
              <w:spacing w:line="240" w:lineRule="auto"/>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0.5</w:t>
            </w:r>
          </w:p>
        </w:tc>
      </w:tr>
    </w:tbl>
    <w:p w14:paraId="1F1C763B" w14:textId="77777777" w:rsidR="00120A1C" w:rsidRDefault="00120A1C">
      <w:pPr>
        <w:shd w:val="clear" w:color="auto" w:fill="FFFFFF"/>
        <w:spacing w:before="200" w:after="200"/>
        <w:rPr>
          <w:rFonts w:ascii="Times New Roman" w:eastAsia="Times New Roman" w:hAnsi="Times New Roman" w:cs="Times New Roman"/>
          <w:color w:val="222222"/>
          <w:sz w:val="20"/>
          <w:szCs w:val="20"/>
        </w:rPr>
      </w:pPr>
    </w:p>
    <w:p w14:paraId="21F06551" w14:textId="77777777" w:rsidR="00120A1C" w:rsidRDefault="00000000">
      <w:pPr>
        <w:shd w:val="clear" w:color="auto" w:fill="FFFFFF"/>
        <w:spacing w:before="200" w:after="200"/>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Fv</w:t>
      </w:r>
      <w:proofErr w:type="spellEnd"/>
      <w:r>
        <w:rPr>
          <w:rFonts w:ascii="Times New Roman" w:eastAsia="Times New Roman" w:hAnsi="Times New Roman" w:cs="Times New Roman"/>
          <w:i/>
          <w:sz w:val="24"/>
          <w:szCs w:val="24"/>
        </w:rPr>
        <w:t>/Fm</w:t>
      </w:r>
    </w:p>
    <w:p w14:paraId="1E6B8A87" w14:textId="77777777" w:rsidR="00120A1C" w:rsidRDefault="00000000">
      <w:pPr>
        <w:ind w:firstLine="720"/>
        <w:rPr>
          <w:rFonts w:ascii="Times New Roman" w:eastAsia="Times New Roman" w:hAnsi="Times New Roman" w:cs="Times New Roman"/>
          <w:i/>
          <w:sz w:val="24"/>
          <w:szCs w:val="24"/>
        </w:rPr>
      </w:pPr>
      <w:r>
        <w:rPr>
          <w:rFonts w:ascii="Times New Roman" w:eastAsia="Times New Roman" w:hAnsi="Times New Roman" w:cs="Times New Roman"/>
          <w:sz w:val="24"/>
          <w:szCs w:val="24"/>
        </w:rPr>
        <w:t>Pulse-Amplitude Modulated (PAM) fluorometry was used to evaluate the Maximal Quantum Yield of Photosystem II (PSII) of phytoplankton for each replicate of each treatment (Schreiber, 2004). The output is given as the ratio F</w:t>
      </w:r>
      <w:r>
        <w:rPr>
          <w:rFonts w:ascii="Times New Roman" w:eastAsia="Times New Roman" w:hAnsi="Times New Roman" w:cs="Times New Roman"/>
          <w:sz w:val="24"/>
          <w:szCs w:val="24"/>
          <w:vertAlign w:val="subscript"/>
        </w:rPr>
        <w:t>V</w:t>
      </w:r>
      <w:r>
        <w:rPr>
          <w:rFonts w:ascii="Times New Roman" w:eastAsia="Times New Roman" w:hAnsi="Times New Roman" w:cs="Times New Roman"/>
          <w:sz w:val="24"/>
          <w:szCs w:val="24"/>
        </w:rPr>
        <w:t>/F</w:t>
      </w:r>
      <w:r>
        <w:rPr>
          <w:rFonts w:ascii="Times New Roman" w:eastAsia="Times New Roman" w:hAnsi="Times New Roman" w:cs="Times New Roman"/>
          <w:sz w:val="24"/>
          <w:szCs w:val="24"/>
          <w:vertAlign w:val="subscript"/>
        </w:rPr>
        <w:t>M</w:t>
      </w:r>
      <w:r>
        <w:rPr>
          <w:rFonts w:ascii="Times New Roman" w:eastAsia="Times New Roman" w:hAnsi="Times New Roman" w:cs="Times New Roman"/>
          <w:sz w:val="24"/>
          <w:szCs w:val="24"/>
        </w:rPr>
        <w:t xml:space="preserve">, which can be used as a measure of photosynthetic performance (Maxwell &amp; Johnson, 2000). </w:t>
      </w:r>
    </w:p>
    <w:p w14:paraId="1EAE1611" w14:textId="77777777" w:rsidR="00120A1C" w:rsidRDefault="00000000">
      <w:pPr>
        <w:shd w:val="clear" w:color="auto" w:fill="FFFFFF"/>
        <w:spacing w:before="200" w:after="200"/>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114300" distB="114300" distL="114300" distR="114300" wp14:anchorId="02315461" wp14:editId="397EB70D">
            <wp:extent cx="5943600" cy="37846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2"/>
                    <a:srcRect/>
                    <a:stretch>
                      <a:fillRect/>
                    </a:stretch>
                  </pic:blipFill>
                  <pic:spPr>
                    <a:xfrm>
                      <a:off x="0" y="0"/>
                      <a:ext cx="5943600" cy="3784600"/>
                    </a:xfrm>
                    <a:prstGeom prst="rect">
                      <a:avLst/>
                    </a:prstGeom>
                    <a:ln/>
                  </pic:spPr>
                </pic:pic>
              </a:graphicData>
            </a:graphic>
          </wp:inline>
        </w:drawing>
      </w:r>
    </w:p>
    <w:p w14:paraId="1791466C" w14:textId="77777777" w:rsidR="00120A1C" w:rsidRDefault="00000000">
      <w:pPr>
        <w:shd w:val="clear" w:color="auto" w:fill="FFFFFF"/>
        <w:spacing w:before="200" w:after="200"/>
        <w:rPr>
          <w:rFonts w:ascii="Times New Roman" w:eastAsia="Times New Roman" w:hAnsi="Times New Roman" w:cs="Times New Roman"/>
          <w:b/>
          <w:sz w:val="24"/>
          <w:szCs w:val="24"/>
        </w:rPr>
      </w:pPr>
      <w:commentRangeStart w:id="95"/>
      <w:r>
        <w:rPr>
          <w:rFonts w:ascii="Times New Roman" w:eastAsia="Times New Roman" w:hAnsi="Times New Roman" w:cs="Times New Roman"/>
          <w:b/>
          <w:color w:val="222222"/>
          <w:sz w:val="20"/>
          <w:szCs w:val="20"/>
          <w:highlight w:val="yellow"/>
        </w:rPr>
        <w:t>Figure A2.</w:t>
      </w:r>
      <w:r>
        <w:rPr>
          <w:rFonts w:ascii="Times New Roman" w:eastAsia="Times New Roman" w:hAnsi="Times New Roman" w:cs="Times New Roman"/>
          <w:color w:val="222222"/>
          <w:sz w:val="20"/>
          <w:szCs w:val="20"/>
          <w:highlight w:val="yellow"/>
        </w:rPr>
        <w:t xml:space="preserve"> </w:t>
      </w:r>
      <w:proofErr w:type="spellStart"/>
      <w:r>
        <w:rPr>
          <w:rFonts w:ascii="Times New Roman" w:eastAsia="Times New Roman" w:hAnsi="Times New Roman" w:cs="Times New Roman"/>
          <w:color w:val="222222"/>
          <w:sz w:val="20"/>
          <w:szCs w:val="20"/>
          <w:highlight w:val="yellow"/>
        </w:rPr>
        <w:t>F</w:t>
      </w:r>
      <w:r>
        <w:rPr>
          <w:rFonts w:ascii="Times New Roman" w:eastAsia="Times New Roman" w:hAnsi="Times New Roman" w:cs="Times New Roman"/>
          <w:color w:val="222222"/>
          <w:sz w:val="20"/>
          <w:szCs w:val="20"/>
          <w:highlight w:val="yellow"/>
          <w:vertAlign w:val="subscript"/>
        </w:rPr>
        <w:t>v</w:t>
      </w:r>
      <w:proofErr w:type="spellEnd"/>
      <w:r>
        <w:rPr>
          <w:rFonts w:ascii="Times New Roman" w:eastAsia="Times New Roman" w:hAnsi="Times New Roman" w:cs="Times New Roman"/>
          <w:color w:val="222222"/>
          <w:sz w:val="20"/>
          <w:szCs w:val="20"/>
          <w:highlight w:val="yellow"/>
        </w:rPr>
        <w:t>/F</w:t>
      </w:r>
      <w:r>
        <w:rPr>
          <w:rFonts w:ascii="Times New Roman" w:eastAsia="Times New Roman" w:hAnsi="Times New Roman" w:cs="Times New Roman"/>
          <w:color w:val="222222"/>
          <w:sz w:val="20"/>
          <w:szCs w:val="20"/>
          <w:highlight w:val="yellow"/>
          <w:vertAlign w:val="subscript"/>
        </w:rPr>
        <w:t>m</w:t>
      </w:r>
      <w:r>
        <w:rPr>
          <w:rFonts w:ascii="Times New Roman" w:eastAsia="Times New Roman" w:hAnsi="Times New Roman" w:cs="Times New Roman"/>
          <w:color w:val="222222"/>
          <w:sz w:val="20"/>
          <w:szCs w:val="20"/>
          <w:highlight w:val="yellow"/>
        </w:rPr>
        <w:t xml:space="preserve"> values by treatment groups for the June (A), July (B), and September (C) bioassays. Equipment errors resulted in missing data for the July time zero group. The bold line represents the median, the box edges represent the 25th and 75th percentiles (lower and upper edge, respectively), and the extreme ends of the lines represent the smallest and largest values within 1.5 times the interquartile range below the 25th or above the 75th percentile, respectively. Dots represent values that are 1.5-3 times the interquartile range on either edge of the box.</w:t>
      </w:r>
      <w:commentRangeEnd w:id="95"/>
      <w:r w:rsidR="00317001">
        <w:rPr>
          <w:rStyle w:val="CommentReference"/>
        </w:rPr>
        <w:commentReference w:id="95"/>
      </w:r>
    </w:p>
    <w:p w14:paraId="3B475236" w14:textId="77777777" w:rsidR="00120A1C" w:rsidRDefault="00000000">
      <w:pPr>
        <w:ind w:firstLine="72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Values for </w:t>
      </w:r>
      <w:proofErr w:type="spellStart"/>
      <w:r>
        <w:rPr>
          <w:rFonts w:ascii="Times New Roman" w:eastAsia="Times New Roman" w:hAnsi="Times New Roman" w:cs="Times New Roman"/>
          <w:color w:val="222222"/>
          <w:sz w:val="24"/>
          <w:szCs w:val="24"/>
        </w:rPr>
        <w:t>Fv</w:t>
      </w:r>
      <w:proofErr w:type="spellEnd"/>
      <w:r>
        <w:rPr>
          <w:rFonts w:ascii="Times New Roman" w:eastAsia="Times New Roman" w:hAnsi="Times New Roman" w:cs="Times New Roman"/>
          <w:color w:val="222222"/>
          <w:sz w:val="24"/>
          <w:szCs w:val="24"/>
        </w:rPr>
        <w:t>/Fm ranged from 0.41to 0.79 (</w:t>
      </w:r>
      <w:r>
        <w:rPr>
          <w:rFonts w:ascii="Times New Roman" w:eastAsia="Times New Roman" w:hAnsi="Times New Roman" w:cs="Times New Roman"/>
          <w:color w:val="222222"/>
          <w:sz w:val="24"/>
          <w:szCs w:val="24"/>
          <w:highlight w:val="yellow"/>
        </w:rPr>
        <w:t>Fig. A2</w:t>
      </w:r>
      <w:r>
        <w:rPr>
          <w:rFonts w:ascii="Times New Roman" w:eastAsia="Times New Roman" w:hAnsi="Times New Roman" w:cs="Times New Roman"/>
          <w:color w:val="222222"/>
          <w:sz w:val="24"/>
          <w:szCs w:val="24"/>
        </w:rPr>
        <w:t xml:space="preserve">). In the June bioassay, there was a difference in </w:t>
      </w:r>
      <w:proofErr w:type="spellStart"/>
      <w:r>
        <w:rPr>
          <w:rFonts w:ascii="Times New Roman" w:eastAsia="Times New Roman" w:hAnsi="Times New Roman" w:cs="Times New Roman"/>
          <w:color w:val="222222"/>
          <w:sz w:val="24"/>
          <w:szCs w:val="24"/>
        </w:rPr>
        <w:t>Fv</w:t>
      </w:r>
      <w:proofErr w:type="spellEnd"/>
      <w:r>
        <w:rPr>
          <w:rFonts w:ascii="Times New Roman" w:eastAsia="Times New Roman" w:hAnsi="Times New Roman" w:cs="Times New Roman"/>
          <w:color w:val="222222"/>
          <w:sz w:val="24"/>
          <w:szCs w:val="24"/>
        </w:rPr>
        <w:t>/Fm between treatment groups (F = 6.4353</w:t>
      </w:r>
      <w:proofErr w:type="gramStart"/>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highlight w:val="yellow"/>
        </w:rPr>
        <w:t>num</w:t>
      </w:r>
      <w:proofErr w:type="gramEnd"/>
      <w:r>
        <w:rPr>
          <w:rFonts w:ascii="Times New Roman" w:eastAsia="Times New Roman" w:hAnsi="Times New Roman" w:cs="Times New Roman"/>
          <w:color w:val="222222"/>
          <w:sz w:val="24"/>
          <w:szCs w:val="24"/>
          <w:highlight w:val="yellow"/>
        </w:rPr>
        <w:t xml:space="preserve"> </w:t>
      </w:r>
      <w:proofErr w:type="spellStart"/>
      <w:r>
        <w:rPr>
          <w:rFonts w:ascii="Times New Roman" w:eastAsia="Times New Roman" w:hAnsi="Times New Roman" w:cs="Times New Roman"/>
          <w:color w:val="222222"/>
          <w:sz w:val="24"/>
          <w:szCs w:val="24"/>
          <w:highlight w:val="yellow"/>
        </w:rPr>
        <w:t>df</w:t>
      </w:r>
      <w:proofErr w:type="spellEnd"/>
      <w:r>
        <w:rPr>
          <w:rFonts w:ascii="Times New Roman" w:eastAsia="Times New Roman" w:hAnsi="Times New Roman" w:cs="Times New Roman"/>
          <w:color w:val="222222"/>
          <w:sz w:val="24"/>
          <w:szCs w:val="24"/>
          <w:highlight w:val="yellow"/>
        </w:rPr>
        <w:t xml:space="preserve"> = 6, </w:t>
      </w:r>
      <w:proofErr w:type="spellStart"/>
      <w:r>
        <w:rPr>
          <w:rFonts w:ascii="Times New Roman" w:eastAsia="Times New Roman" w:hAnsi="Times New Roman" w:cs="Times New Roman"/>
          <w:color w:val="222222"/>
          <w:sz w:val="24"/>
          <w:szCs w:val="24"/>
          <w:highlight w:val="yellow"/>
        </w:rPr>
        <w:t>denom</w:t>
      </w:r>
      <w:proofErr w:type="spellEnd"/>
      <w:r>
        <w:rPr>
          <w:rFonts w:ascii="Times New Roman" w:eastAsia="Times New Roman" w:hAnsi="Times New Roman" w:cs="Times New Roman"/>
          <w:color w:val="222222"/>
          <w:sz w:val="24"/>
          <w:szCs w:val="24"/>
          <w:highlight w:val="yellow"/>
        </w:rPr>
        <w:t xml:space="preserve"> </w:t>
      </w:r>
      <w:proofErr w:type="spellStart"/>
      <w:r>
        <w:rPr>
          <w:rFonts w:ascii="Times New Roman" w:eastAsia="Times New Roman" w:hAnsi="Times New Roman" w:cs="Times New Roman"/>
          <w:color w:val="222222"/>
          <w:sz w:val="24"/>
          <w:szCs w:val="24"/>
          <w:highlight w:val="yellow"/>
        </w:rPr>
        <w:t>df</w:t>
      </w:r>
      <w:proofErr w:type="spellEnd"/>
      <w:r>
        <w:rPr>
          <w:rFonts w:ascii="Times New Roman" w:eastAsia="Times New Roman" w:hAnsi="Times New Roman" w:cs="Times New Roman"/>
          <w:color w:val="222222"/>
          <w:sz w:val="24"/>
          <w:szCs w:val="24"/>
          <w:highlight w:val="yellow"/>
        </w:rPr>
        <w:t xml:space="preserve"> = 28, p = 0.0002387</w:t>
      </w:r>
      <w:r>
        <w:rPr>
          <w:rFonts w:ascii="Times New Roman" w:eastAsia="Times New Roman" w:hAnsi="Times New Roman" w:cs="Times New Roman"/>
          <w:color w:val="222222"/>
          <w:sz w:val="24"/>
          <w:szCs w:val="24"/>
        </w:rPr>
        <w:t xml:space="preserve">). The DIN + LP group was significantly higher than the time zero measurement (p = 0.0006), control (p = 0.0011), DIN (p = 0.0307), LP (p = 0.008), and HP (p = 0.0002). </w:t>
      </w:r>
      <w:proofErr w:type="spellStart"/>
      <w:r>
        <w:rPr>
          <w:rFonts w:ascii="Times New Roman" w:eastAsia="Times New Roman" w:hAnsi="Times New Roman" w:cs="Times New Roman"/>
          <w:color w:val="222222"/>
          <w:sz w:val="24"/>
          <w:szCs w:val="24"/>
        </w:rPr>
        <w:t>Fv</w:t>
      </w:r>
      <w:proofErr w:type="spellEnd"/>
      <w:r>
        <w:rPr>
          <w:rFonts w:ascii="Times New Roman" w:eastAsia="Times New Roman" w:hAnsi="Times New Roman" w:cs="Times New Roman"/>
          <w:color w:val="222222"/>
          <w:sz w:val="24"/>
          <w:szCs w:val="24"/>
        </w:rPr>
        <w:t>/Fm was not significantly different between treatments groups for the July bioassay (</w:t>
      </w:r>
      <w:r>
        <w:rPr>
          <w:rFonts w:ascii="Times New Roman" w:eastAsia="Times New Roman" w:hAnsi="Times New Roman" w:cs="Times New Roman"/>
          <w:color w:val="222222"/>
          <w:sz w:val="24"/>
          <w:szCs w:val="24"/>
          <w:highlight w:val="yellow"/>
        </w:rPr>
        <w:t>Fig. A2B</w:t>
      </w:r>
      <w:r>
        <w:rPr>
          <w:rFonts w:ascii="Times New Roman" w:eastAsia="Times New Roman" w:hAnsi="Times New Roman" w:cs="Times New Roman"/>
          <w:color w:val="222222"/>
          <w:sz w:val="24"/>
          <w:szCs w:val="24"/>
        </w:rPr>
        <w:t>). However, there was a similar pattern to the biomass results, with greater values for the DIN and combined DIN+LP and DIN+HP treatments (</w:t>
      </w:r>
      <w:r>
        <w:rPr>
          <w:rFonts w:ascii="Times New Roman" w:eastAsia="Times New Roman" w:hAnsi="Times New Roman" w:cs="Times New Roman"/>
          <w:color w:val="222222"/>
          <w:sz w:val="24"/>
          <w:szCs w:val="24"/>
          <w:highlight w:val="yellow"/>
        </w:rPr>
        <w:t>Fig. A2A, B</w:t>
      </w:r>
      <w:r>
        <w:rPr>
          <w:rFonts w:ascii="Times New Roman" w:eastAsia="Times New Roman" w:hAnsi="Times New Roman" w:cs="Times New Roman"/>
          <w:color w:val="222222"/>
          <w:sz w:val="24"/>
          <w:szCs w:val="24"/>
        </w:rPr>
        <w:t xml:space="preserve">). For the September bioassay, there was a significant difference between treatment groups (F = 20, num </w:t>
      </w:r>
      <w:proofErr w:type="spellStart"/>
      <w:r>
        <w:rPr>
          <w:rFonts w:ascii="Times New Roman" w:eastAsia="Times New Roman" w:hAnsi="Times New Roman" w:cs="Times New Roman"/>
          <w:color w:val="222222"/>
          <w:sz w:val="24"/>
          <w:szCs w:val="24"/>
        </w:rPr>
        <w:t>df</w:t>
      </w:r>
      <w:proofErr w:type="spellEnd"/>
      <w:r>
        <w:rPr>
          <w:rFonts w:ascii="Times New Roman" w:eastAsia="Times New Roman" w:hAnsi="Times New Roman" w:cs="Times New Roman"/>
          <w:color w:val="222222"/>
          <w:sz w:val="24"/>
          <w:szCs w:val="24"/>
        </w:rPr>
        <w:t xml:space="preserve"> = 6, </w:t>
      </w:r>
      <w:proofErr w:type="spellStart"/>
      <w:r>
        <w:rPr>
          <w:rFonts w:ascii="Times New Roman" w:eastAsia="Times New Roman" w:hAnsi="Times New Roman" w:cs="Times New Roman"/>
          <w:color w:val="222222"/>
          <w:sz w:val="24"/>
          <w:szCs w:val="24"/>
        </w:rPr>
        <w:t>denom</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df</w:t>
      </w:r>
      <w:proofErr w:type="spellEnd"/>
      <w:r>
        <w:rPr>
          <w:rFonts w:ascii="Times New Roman" w:eastAsia="Times New Roman" w:hAnsi="Times New Roman" w:cs="Times New Roman"/>
          <w:color w:val="222222"/>
          <w:sz w:val="24"/>
          <w:szCs w:val="24"/>
        </w:rPr>
        <w:t xml:space="preserve"> = 28, p = 6.13x10</w:t>
      </w:r>
      <w:r>
        <w:rPr>
          <w:rFonts w:ascii="Times New Roman" w:eastAsia="Times New Roman" w:hAnsi="Times New Roman" w:cs="Times New Roman"/>
          <w:color w:val="222222"/>
          <w:sz w:val="24"/>
          <w:szCs w:val="24"/>
          <w:vertAlign w:val="superscript"/>
        </w:rPr>
        <w:t>-9</w:t>
      </w:r>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Fv</w:t>
      </w:r>
      <w:proofErr w:type="spellEnd"/>
      <w:r>
        <w:rPr>
          <w:rFonts w:ascii="Times New Roman" w:eastAsia="Times New Roman" w:hAnsi="Times New Roman" w:cs="Times New Roman"/>
          <w:color w:val="222222"/>
          <w:sz w:val="24"/>
          <w:szCs w:val="24"/>
        </w:rPr>
        <w:t>/Fm was greater in all nutrient additions compared to the control (p &lt; 0.0001 for each treatment vs. the control), but there was no difference between nutrient additions (</w:t>
      </w:r>
      <w:r>
        <w:rPr>
          <w:rFonts w:ascii="Times New Roman" w:eastAsia="Times New Roman" w:hAnsi="Times New Roman" w:cs="Times New Roman"/>
          <w:color w:val="222222"/>
          <w:sz w:val="24"/>
          <w:szCs w:val="24"/>
          <w:highlight w:val="yellow"/>
        </w:rPr>
        <w:t>Fig. A2C</w:t>
      </w:r>
      <w:r>
        <w:rPr>
          <w:rFonts w:ascii="Times New Roman" w:eastAsia="Times New Roman" w:hAnsi="Times New Roman" w:cs="Times New Roman"/>
          <w:color w:val="222222"/>
          <w:sz w:val="24"/>
          <w:szCs w:val="24"/>
        </w:rPr>
        <w:t>).</w:t>
      </w:r>
    </w:p>
    <w:p w14:paraId="3A29A534" w14:textId="77777777" w:rsidR="00120A1C" w:rsidRDefault="00120A1C">
      <w:pPr>
        <w:ind w:firstLine="720"/>
        <w:rPr>
          <w:rFonts w:ascii="Times New Roman" w:eastAsia="Times New Roman" w:hAnsi="Times New Roman" w:cs="Times New Roman"/>
          <w:sz w:val="24"/>
          <w:szCs w:val="24"/>
        </w:rPr>
      </w:pPr>
    </w:p>
    <w:p w14:paraId="6AB38F95" w14:textId="77777777" w:rsidR="00120A1C"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While there were no statistically significant differences in quantum efficiency between treatment groups, the June and July bioassays showed patterns of increase in quantum efficiency that mirrored increases in biomass (Fig. X, Y?). The lack of differences between groups could be a sign of balanced growth under nutrient-limited conditions (Moore et al., 2008; Parkhill et al., 2001). It is possible that NI phytoplankton have acclimated or adapted to ambient nutrient conditions and are able to maintain high quantum efficiency regardless of enrichment. In terrestrial plants, the N content of leaves, of which RUBISCO is a significant contributor, is a strong predictor of photosynthetic capability (Sterner &amp; Elser, 2002). The slight, but insignificant, increases in </w:t>
      </w:r>
      <w:proofErr w:type="spellStart"/>
      <w:r>
        <w:rPr>
          <w:rFonts w:ascii="Times New Roman" w:eastAsia="Times New Roman" w:hAnsi="Times New Roman" w:cs="Times New Roman"/>
          <w:sz w:val="24"/>
          <w:szCs w:val="24"/>
        </w:rPr>
        <w:t>Fv</w:t>
      </w:r>
      <w:proofErr w:type="spellEnd"/>
      <w:r>
        <w:rPr>
          <w:rFonts w:ascii="Times New Roman" w:eastAsia="Times New Roman" w:hAnsi="Times New Roman" w:cs="Times New Roman"/>
          <w:sz w:val="24"/>
          <w:szCs w:val="24"/>
        </w:rPr>
        <w:t>/Fm in N-enriched treatments could be related to the increased availability of N for RUBISCO, an important photosynthetic enzyme.</w:t>
      </w:r>
    </w:p>
    <w:p w14:paraId="05984337" w14:textId="77777777" w:rsidR="00120A1C" w:rsidRDefault="00120A1C">
      <w:pPr>
        <w:rPr>
          <w:rFonts w:ascii="Times New Roman" w:eastAsia="Times New Roman" w:hAnsi="Times New Roman" w:cs="Times New Roman"/>
          <w:b/>
          <w:sz w:val="24"/>
          <w:szCs w:val="24"/>
        </w:rPr>
      </w:pPr>
    </w:p>
    <w:p w14:paraId="3D5740AA" w14:textId="77777777" w:rsidR="00120A1C" w:rsidRDefault="0000000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Taxonomic Group Responses</w:t>
      </w:r>
    </w:p>
    <w:p w14:paraId="57588FA0" w14:textId="77777777" w:rsidR="00120A1C" w:rsidRDefault="00120A1C">
      <w:pPr>
        <w:rPr>
          <w:rFonts w:ascii="Times New Roman" w:eastAsia="Times New Roman" w:hAnsi="Times New Roman" w:cs="Times New Roman"/>
          <w:sz w:val="24"/>
          <w:szCs w:val="24"/>
        </w:rPr>
      </w:pPr>
    </w:p>
    <w:p w14:paraId="7B8ACD1B" w14:textId="77777777" w:rsidR="00120A1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D412ED6" wp14:editId="58AEB2AA">
            <wp:extent cx="5943600" cy="37846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3"/>
                    <a:srcRect/>
                    <a:stretch>
                      <a:fillRect/>
                    </a:stretch>
                  </pic:blipFill>
                  <pic:spPr>
                    <a:xfrm>
                      <a:off x="0" y="0"/>
                      <a:ext cx="5943600" cy="3784600"/>
                    </a:xfrm>
                    <a:prstGeom prst="rect">
                      <a:avLst/>
                    </a:prstGeom>
                    <a:ln/>
                  </pic:spPr>
                </pic:pic>
              </a:graphicData>
            </a:graphic>
          </wp:inline>
        </w:drawing>
      </w:r>
    </w:p>
    <w:p w14:paraId="16EB78CD" w14:textId="77777777" w:rsidR="00120A1C" w:rsidRDefault="00000000">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A3. </w:t>
      </w:r>
      <w:r>
        <w:rPr>
          <w:rFonts w:ascii="Times New Roman" w:eastAsia="Times New Roman" w:hAnsi="Times New Roman" w:cs="Times New Roman"/>
          <w:sz w:val="20"/>
          <w:szCs w:val="20"/>
        </w:rPr>
        <w:t xml:space="preserve">Percent change in green algae abundance relative to the control across all bioassays. Error bars represent standard deviation. Mean percent change is displayed below bars. Values were derived from HPLC analysis. </w:t>
      </w:r>
    </w:p>
    <w:p w14:paraId="62860AD7" w14:textId="77777777" w:rsidR="00120A1C" w:rsidRDefault="00120A1C">
      <w:pPr>
        <w:rPr>
          <w:rFonts w:ascii="Times New Roman" w:eastAsia="Times New Roman" w:hAnsi="Times New Roman" w:cs="Times New Roman"/>
          <w:sz w:val="20"/>
          <w:szCs w:val="20"/>
        </w:rPr>
      </w:pPr>
    </w:p>
    <w:p w14:paraId="4B5AC70D" w14:textId="77777777" w:rsidR="00120A1C" w:rsidRDefault="00120A1C">
      <w:pPr>
        <w:rPr>
          <w:rFonts w:ascii="Times New Roman" w:eastAsia="Times New Roman" w:hAnsi="Times New Roman" w:cs="Times New Roman"/>
          <w:sz w:val="20"/>
          <w:szCs w:val="20"/>
        </w:rPr>
      </w:pPr>
    </w:p>
    <w:p w14:paraId="74931B9B" w14:textId="77777777" w:rsidR="00120A1C" w:rsidRDefault="00000000">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41090551" wp14:editId="121DBAF0">
            <wp:extent cx="5943600" cy="37846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4"/>
                    <a:srcRect/>
                    <a:stretch>
                      <a:fillRect/>
                    </a:stretch>
                  </pic:blipFill>
                  <pic:spPr>
                    <a:xfrm>
                      <a:off x="0" y="0"/>
                      <a:ext cx="5943600" cy="3784600"/>
                    </a:xfrm>
                    <a:prstGeom prst="rect">
                      <a:avLst/>
                    </a:prstGeom>
                    <a:ln/>
                  </pic:spPr>
                </pic:pic>
              </a:graphicData>
            </a:graphic>
          </wp:inline>
        </w:drawing>
      </w:r>
    </w:p>
    <w:p w14:paraId="4A96FA00" w14:textId="77777777" w:rsidR="00120A1C" w:rsidRDefault="00000000">
      <w:pPr>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A4.</w:t>
      </w:r>
      <w:r>
        <w:rPr>
          <w:rFonts w:ascii="Times New Roman" w:eastAsia="Times New Roman" w:hAnsi="Times New Roman" w:cs="Times New Roman"/>
          <w:sz w:val="20"/>
          <w:szCs w:val="20"/>
        </w:rPr>
        <w:t xml:space="preserve"> Percent change in cryptophyte abundance relative to the control across all bioassays. Error bars represent standard deviation. Mean percent change is displayed below bars. Values were derived from HPLC analysis. </w:t>
      </w:r>
    </w:p>
    <w:p w14:paraId="1D01B309" w14:textId="77777777" w:rsidR="00120A1C" w:rsidRDefault="00000000">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199939BE" wp14:editId="2648FC7A">
            <wp:extent cx="5943600" cy="37846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5"/>
                    <a:srcRect/>
                    <a:stretch>
                      <a:fillRect/>
                    </a:stretch>
                  </pic:blipFill>
                  <pic:spPr>
                    <a:xfrm>
                      <a:off x="0" y="0"/>
                      <a:ext cx="5943600" cy="3784600"/>
                    </a:xfrm>
                    <a:prstGeom prst="rect">
                      <a:avLst/>
                    </a:prstGeom>
                    <a:ln/>
                  </pic:spPr>
                </pic:pic>
              </a:graphicData>
            </a:graphic>
          </wp:inline>
        </w:drawing>
      </w:r>
    </w:p>
    <w:p w14:paraId="653E1C5C" w14:textId="77777777" w:rsidR="00120A1C" w:rsidRDefault="00000000">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A5. </w:t>
      </w:r>
      <w:r>
        <w:rPr>
          <w:rFonts w:ascii="Times New Roman" w:eastAsia="Times New Roman" w:hAnsi="Times New Roman" w:cs="Times New Roman"/>
          <w:sz w:val="20"/>
          <w:szCs w:val="20"/>
        </w:rPr>
        <w:t xml:space="preserve">Percent change in diatom abundance relative to the control across all bioassays. Error bars represent standard deviation. Mean percent change is displayed below bars. Values were derived from HPLC analysis. </w:t>
      </w:r>
    </w:p>
    <w:p w14:paraId="1AD2E930" w14:textId="77777777" w:rsidR="00120A1C" w:rsidRDefault="00120A1C">
      <w:pPr>
        <w:rPr>
          <w:rFonts w:ascii="Times New Roman" w:eastAsia="Times New Roman" w:hAnsi="Times New Roman" w:cs="Times New Roman"/>
          <w:sz w:val="20"/>
          <w:szCs w:val="20"/>
        </w:rPr>
      </w:pPr>
    </w:p>
    <w:p w14:paraId="2848A244" w14:textId="77777777" w:rsidR="00120A1C" w:rsidRDefault="00120A1C">
      <w:pPr>
        <w:rPr>
          <w:rFonts w:ascii="Times New Roman" w:eastAsia="Times New Roman" w:hAnsi="Times New Roman" w:cs="Times New Roman"/>
          <w:sz w:val="20"/>
          <w:szCs w:val="20"/>
        </w:rPr>
      </w:pPr>
    </w:p>
    <w:p w14:paraId="0585DDA7" w14:textId="77777777" w:rsidR="00120A1C"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Pr>
          <w:rFonts w:ascii="Times New Roman" w:eastAsia="Times New Roman" w:hAnsi="Times New Roman" w:cs="Times New Roman"/>
          <w:noProof/>
          <w:sz w:val="20"/>
          <w:szCs w:val="20"/>
        </w:rPr>
        <w:drawing>
          <wp:inline distT="114300" distB="114300" distL="114300" distR="114300" wp14:anchorId="590A8E9D" wp14:editId="050E0304">
            <wp:extent cx="5943600" cy="37846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6"/>
                    <a:srcRect/>
                    <a:stretch>
                      <a:fillRect/>
                    </a:stretch>
                  </pic:blipFill>
                  <pic:spPr>
                    <a:xfrm>
                      <a:off x="0" y="0"/>
                      <a:ext cx="5943600" cy="3784600"/>
                    </a:xfrm>
                    <a:prstGeom prst="rect">
                      <a:avLst/>
                    </a:prstGeom>
                    <a:ln/>
                  </pic:spPr>
                </pic:pic>
              </a:graphicData>
            </a:graphic>
          </wp:inline>
        </w:drawing>
      </w:r>
    </w:p>
    <w:p w14:paraId="7B950610" w14:textId="77777777" w:rsidR="00120A1C" w:rsidRDefault="00000000">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A6. </w:t>
      </w:r>
      <w:r>
        <w:rPr>
          <w:rFonts w:ascii="Times New Roman" w:eastAsia="Times New Roman" w:hAnsi="Times New Roman" w:cs="Times New Roman"/>
          <w:sz w:val="20"/>
          <w:szCs w:val="20"/>
        </w:rPr>
        <w:t xml:space="preserve">Percent change in dinoflagellate abundance relative to the control across all bioassays. Error bars represent standard deviation. Mean percent change is displayed below bars. Values were derived from HPLC analysis. </w:t>
      </w:r>
    </w:p>
    <w:p w14:paraId="1F168F12" w14:textId="77777777" w:rsidR="00120A1C" w:rsidRDefault="00120A1C">
      <w:pPr>
        <w:rPr>
          <w:rFonts w:ascii="Times New Roman" w:eastAsia="Times New Roman" w:hAnsi="Times New Roman" w:cs="Times New Roman"/>
          <w:b/>
          <w:sz w:val="20"/>
          <w:szCs w:val="20"/>
        </w:rPr>
      </w:pPr>
    </w:p>
    <w:p w14:paraId="3F7B77BC" w14:textId="77777777" w:rsidR="00120A1C" w:rsidRDefault="00000000">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05966C1A" wp14:editId="76BDC509">
            <wp:extent cx="5943600" cy="378460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7"/>
                    <a:srcRect/>
                    <a:stretch>
                      <a:fillRect/>
                    </a:stretch>
                  </pic:blipFill>
                  <pic:spPr>
                    <a:xfrm>
                      <a:off x="0" y="0"/>
                      <a:ext cx="5943600" cy="3784600"/>
                    </a:xfrm>
                    <a:prstGeom prst="rect">
                      <a:avLst/>
                    </a:prstGeom>
                    <a:ln/>
                  </pic:spPr>
                </pic:pic>
              </a:graphicData>
            </a:graphic>
          </wp:inline>
        </w:drawing>
      </w:r>
    </w:p>
    <w:p w14:paraId="7EAD4B19" w14:textId="77777777" w:rsidR="00120A1C" w:rsidRDefault="00000000">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A7. </w:t>
      </w:r>
      <w:r>
        <w:rPr>
          <w:rFonts w:ascii="Times New Roman" w:eastAsia="Times New Roman" w:hAnsi="Times New Roman" w:cs="Times New Roman"/>
          <w:sz w:val="20"/>
          <w:szCs w:val="20"/>
        </w:rPr>
        <w:t xml:space="preserve">Percent change in haptophyte abundance relative to the control across all bioassays. Error bars represent standard deviation. Mean percent change is displayed below bars. Values were derived from HPLC analysis. </w:t>
      </w:r>
    </w:p>
    <w:p w14:paraId="5926FC2F" w14:textId="77777777" w:rsidR="00120A1C" w:rsidRDefault="00120A1C">
      <w:pPr>
        <w:rPr>
          <w:rFonts w:ascii="Times New Roman" w:eastAsia="Times New Roman" w:hAnsi="Times New Roman" w:cs="Times New Roman"/>
          <w:sz w:val="20"/>
          <w:szCs w:val="20"/>
        </w:rPr>
      </w:pPr>
    </w:p>
    <w:p w14:paraId="47A58BE3" w14:textId="77777777" w:rsidR="00120A1C" w:rsidRDefault="00000000">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693CCED2" wp14:editId="5CD74580">
            <wp:extent cx="5943600" cy="37846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8"/>
                    <a:srcRect/>
                    <a:stretch>
                      <a:fillRect/>
                    </a:stretch>
                  </pic:blipFill>
                  <pic:spPr>
                    <a:xfrm>
                      <a:off x="0" y="0"/>
                      <a:ext cx="5943600" cy="3784600"/>
                    </a:xfrm>
                    <a:prstGeom prst="rect">
                      <a:avLst/>
                    </a:prstGeom>
                    <a:ln/>
                  </pic:spPr>
                </pic:pic>
              </a:graphicData>
            </a:graphic>
          </wp:inline>
        </w:drawing>
      </w:r>
    </w:p>
    <w:p w14:paraId="34F46420" w14:textId="77777777" w:rsidR="00120A1C" w:rsidRDefault="00000000">
      <w:pP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A8. </w:t>
      </w:r>
      <w:r>
        <w:rPr>
          <w:rFonts w:ascii="Times New Roman" w:eastAsia="Times New Roman" w:hAnsi="Times New Roman" w:cs="Times New Roman"/>
          <w:sz w:val="20"/>
          <w:szCs w:val="20"/>
        </w:rPr>
        <w:t xml:space="preserve">Percent change in cyanobacteria abundance relative to the control across all bioassays. Error bars represent standard deviation. Mean percent change is displayed below bars. Values were derived from HPLC analysis. </w:t>
      </w:r>
    </w:p>
    <w:p w14:paraId="1EB1DF3E" w14:textId="77777777" w:rsidR="00120A1C" w:rsidRDefault="00120A1C">
      <w:pPr>
        <w:rPr>
          <w:rFonts w:ascii="Times New Roman" w:eastAsia="Times New Roman" w:hAnsi="Times New Roman" w:cs="Times New Roman"/>
          <w:b/>
          <w:sz w:val="24"/>
          <w:szCs w:val="24"/>
        </w:rPr>
      </w:pPr>
    </w:p>
    <w:sectPr w:rsidR="00120A1C">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ay Pinckney" w:date="2024-02-25T06:24:00Z" w:initials="JP">
    <w:p w14:paraId="32FE1C20" w14:textId="77777777" w:rsidR="00C15F71" w:rsidRDefault="00C15F71" w:rsidP="00C15F71">
      <w:pPr>
        <w:pStyle w:val="CommentText"/>
      </w:pPr>
      <w:r>
        <w:rPr>
          <w:rStyle w:val="CommentReference"/>
        </w:rPr>
        <w:annotationRef/>
      </w:r>
      <w:r>
        <w:t>By how much?</w:t>
      </w:r>
    </w:p>
  </w:comment>
  <w:comment w:id="2" w:author="Jay Pinckney" w:date="2024-02-25T06:26:00Z" w:initials="JP">
    <w:p w14:paraId="78D33616" w14:textId="77777777" w:rsidR="00C15F71" w:rsidRDefault="00C15F71" w:rsidP="00C15F71">
      <w:pPr>
        <w:pStyle w:val="CommentText"/>
      </w:pPr>
      <w:r>
        <w:rPr>
          <w:rStyle w:val="CommentReference"/>
        </w:rPr>
        <w:annotationRef/>
      </w:r>
      <w:r>
        <w:t>Before this sentence, you need to point out that limitation is related to the rate of supply, not the necessarily the ambient concentration of the limiting nutrient(s).</w:t>
      </w:r>
    </w:p>
  </w:comment>
  <w:comment w:id="3" w:author="Jay Pinckney" w:date="2024-02-25T06:38:00Z" w:initials="JP">
    <w:p w14:paraId="3052416C" w14:textId="77777777" w:rsidR="00087CFD" w:rsidRDefault="00087CFD" w:rsidP="00087CFD">
      <w:pPr>
        <w:pStyle w:val="CommentText"/>
      </w:pPr>
      <w:r>
        <w:rPr>
          <w:rStyle w:val="CommentReference"/>
        </w:rPr>
        <w:annotationRef/>
      </w:r>
      <w:r>
        <w:t xml:space="preserve">You need to take a look at….and reference….this book.  </w:t>
      </w:r>
      <w:hyperlink r:id="rId1" w:history="1">
        <w:r w:rsidRPr="0083784D">
          <w:rPr>
            <w:rStyle w:val="Hyperlink"/>
          </w:rPr>
          <w:t>https://press.princeton.edu/books/paperback/9780691074917/ecological-stoichiometry</w:t>
        </w:r>
      </w:hyperlink>
    </w:p>
  </w:comment>
  <w:comment w:id="4" w:author="Jay Pinckney" w:date="2024-02-25T06:42:00Z" w:initials="JP">
    <w:p w14:paraId="5CCAA80F" w14:textId="77777777" w:rsidR="008E6A50" w:rsidRDefault="008E6A50" w:rsidP="008E6A50">
      <w:pPr>
        <w:pStyle w:val="CommentText"/>
      </w:pPr>
      <w:r>
        <w:rPr>
          <w:rStyle w:val="CommentReference"/>
        </w:rPr>
        <w:annotationRef/>
      </w:r>
      <w:r>
        <w:t>Need to define</w:t>
      </w:r>
    </w:p>
  </w:comment>
  <w:comment w:id="8" w:author="Jay Pinckney" w:date="2024-02-25T07:22:00Z" w:initials="JP">
    <w:p w14:paraId="09F4A11E" w14:textId="77777777" w:rsidR="00290F2A" w:rsidRDefault="00083B82" w:rsidP="00290F2A">
      <w:pPr>
        <w:pStyle w:val="CommentText"/>
      </w:pPr>
      <w:r>
        <w:rPr>
          <w:rStyle w:val="CommentReference"/>
        </w:rPr>
        <w:annotationRef/>
      </w:r>
      <w:r w:rsidR="00290F2A">
        <w:rPr>
          <w:color w:val="000000"/>
        </w:rPr>
        <w:t xml:space="preserve">Pinckney, J.L., </w:t>
      </w:r>
      <w:r w:rsidR="00290F2A">
        <w:rPr>
          <w:color w:val="FF0000"/>
        </w:rPr>
        <w:t>*</w:t>
      </w:r>
      <w:r w:rsidR="00290F2A">
        <w:rPr>
          <w:color w:val="000000"/>
        </w:rPr>
        <w:t xml:space="preserve">E. Knotts, </w:t>
      </w:r>
      <w:r w:rsidR="00290F2A">
        <w:rPr>
          <w:color w:val="FF0000"/>
        </w:rPr>
        <w:t>*</w:t>
      </w:r>
      <w:r w:rsidR="00290F2A">
        <w:rPr>
          <w:color w:val="000000"/>
        </w:rPr>
        <w:t xml:space="preserve">K. Kibler, E. Smith. 2020. Nutrient breakpoints for estuarine phytoplankton communities. </w:t>
      </w:r>
      <w:r w:rsidR="00290F2A">
        <w:rPr>
          <w:i/>
          <w:iCs/>
          <w:color w:val="000000"/>
        </w:rPr>
        <w:t>Limnology and Oceanography</w:t>
      </w:r>
      <w:r w:rsidR="00290F2A">
        <w:rPr>
          <w:color w:val="000000"/>
        </w:rPr>
        <w:t xml:space="preserve"> 65:2999-3016. </w:t>
      </w:r>
    </w:p>
    <w:p w14:paraId="08D5A21E" w14:textId="77777777" w:rsidR="00290F2A" w:rsidRDefault="00290F2A" w:rsidP="00290F2A">
      <w:pPr>
        <w:pStyle w:val="CommentText"/>
      </w:pPr>
    </w:p>
    <w:p w14:paraId="5A4C928D" w14:textId="77777777" w:rsidR="00290F2A" w:rsidRDefault="00290F2A" w:rsidP="00290F2A">
      <w:pPr>
        <w:pStyle w:val="CommentText"/>
      </w:pPr>
      <w:r>
        <w:rPr>
          <w:color w:val="000000"/>
        </w:rPr>
        <w:t xml:space="preserve">Van Meerssche, E. and </w:t>
      </w:r>
      <w:r>
        <w:rPr>
          <w:b/>
          <w:bCs/>
          <w:color w:val="000000"/>
        </w:rPr>
        <w:t>J.L. Pinckney</w:t>
      </w:r>
      <w:r>
        <w:rPr>
          <w:color w:val="000000"/>
        </w:rPr>
        <w:t xml:space="preserve">. 2019. Nutrient loading impacts on estuarine phytoplankton size and community composition: Community-based indicators of eutrophication.  </w:t>
      </w:r>
      <w:r>
        <w:rPr>
          <w:i/>
          <w:iCs/>
          <w:color w:val="000000"/>
        </w:rPr>
        <w:t>Estuaries and Coasts</w:t>
      </w:r>
      <w:r>
        <w:rPr>
          <w:color w:val="000000"/>
        </w:rPr>
        <w:t xml:space="preserve"> </w:t>
      </w:r>
      <w:r>
        <w:rPr>
          <w:b/>
          <w:bCs/>
          <w:color w:val="000000"/>
        </w:rPr>
        <w:t>42</w:t>
      </w:r>
      <w:r>
        <w:rPr>
          <w:color w:val="000000"/>
        </w:rPr>
        <w:t xml:space="preserve">:504-512. </w:t>
      </w:r>
    </w:p>
  </w:comment>
  <w:comment w:id="31" w:author="Jay Pinckney" w:date="2024-02-25T07:40:00Z" w:initials="JP">
    <w:p w14:paraId="634370A2" w14:textId="0205E89B" w:rsidR="00A62F35" w:rsidRDefault="00A62F35" w:rsidP="00A62F35">
      <w:pPr>
        <w:pStyle w:val="CommentText"/>
      </w:pPr>
      <w:r>
        <w:rPr>
          <w:rStyle w:val="CommentReference"/>
        </w:rPr>
        <w:annotationRef/>
      </w:r>
      <w:r>
        <w:t>Have you defined DIN above?</w:t>
      </w:r>
    </w:p>
  </w:comment>
  <w:comment w:id="32" w:author="Jay Pinckney" w:date="2024-02-25T07:42:00Z" w:initials="JP">
    <w:p w14:paraId="0415671A" w14:textId="77777777" w:rsidR="00A62F35" w:rsidRDefault="00A62F35" w:rsidP="00A62F35">
      <w:pPr>
        <w:pStyle w:val="CommentText"/>
      </w:pPr>
      <w:r>
        <w:rPr>
          <w:rStyle w:val="CommentReference"/>
        </w:rPr>
        <w:annotationRef/>
      </w:r>
      <w:r>
        <w:t>I prefer µmol l</w:t>
      </w:r>
      <w:r>
        <w:rPr>
          <w:vertAlign w:val="superscript"/>
        </w:rPr>
        <w:t>-1</w:t>
      </w:r>
      <w:r>
        <w:t xml:space="preserve"> for nutrient concentrations. I have not been able to determine which unit is correct….it may depend on the journal?</w:t>
      </w:r>
    </w:p>
  </w:comment>
  <w:comment w:id="33" w:author="Jay Pinckney" w:date="2024-02-25T07:43:00Z" w:initials="JP">
    <w:p w14:paraId="579D8C96" w14:textId="77777777" w:rsidR="004D048B" w:rsidRDefault="004D048B" w:rsidP="004D048B">
      <w:pPr>
        <w:pStyle w:val="CommentText"/>
      </w:pPr>
      <w:r>
        <w:rPr>
          <w:rStyle w:val="CommentReference"/>
        </w:rPr>
        <w:annotationRef/>
      </w:r>
      <w:r>
        <w:t>Define….</w:t>
      </w:r>
    </w:p>
  </w:comment>
  <w:comment w:id="34" w:author="Jay Pinckney" w:date="2024-02-25T08:04:00Z" w:initials="JP">
    <w:p w14:paraId="6A378BFA" w14:textId="77777777" w:rsidR="009743D1" w:rsidRDefault="009743D1" w:rsidP="009743D1">
      <w:pPr>
        <w:pStyle w:val="CommentText"/>
      </w:pPr>
      <w:r>
        <w:rPr>
          <w:rStyle w:val="CommentReference"/>
        </w:rPr>
        <w:annotationRef/>
      </w:r>
      <w:r>
        <w:t>Need to reference the SWMP.</w:t>
      </w:r>
    </w:p>
    <w:p w14:paraId="7001F4E5" w14:textId="77777777" w:rsidR="009743D1" w:rsidRDefault="009743D1" w:rsidP="009743D1">
      <w:pPr>
        <w:pStyle w:val="CommentText"/>
      </w:pPr>
    </w:p>
    <w:p w14:paraId="09C1E70F" w14:textId="77777777" w:rsidR="009743D1" w:rsidRDefault="009743D1" w:rsidP="009743D1">
      <w:pPr>
        <w:pStyle w:val="CommentText"/>
      </w:pPr>
      <w:r>
        <w:t xml:space="preserve">NEERS 2023. </w:t>
      </w:r>
      <w:r>
        <w:rPr>
          <w:color w:val="000000"/>
          <w:highlight w:val="white"/>
        </w:rPr>
        <w:t>NOAA National Estuarine Research Reserve System (NERRS). System-wide Monitoring Program. Data accessed from the NOAA NERRS Centralized Data Management Office website: </w:t>
      </w:r>
      <w:hyperlink r:id="rId2" w:history="1">
        <w:r w:rsidRPr="009F7E60">
          <w:rPr>
            <w:rStyle w:val="Hyperlink"/>
          </w:rPr>
          <w:t>http://www.nerrsdata.org</w:t>
        </w:r>
      </w:hyperlink>
      <w:r>
        <w:rPr>
          <w:color w:val="000000"/>
          <w:highlight w:val="white"/>
        </w:rPr>
        <w:t>; </w:t>
      </w:r>
      <w:r>
        <w:rPr>
          <w:i/>
          <w:iCs/>
          <w:color w:val="000000"/>
          <w:highlight w:val="white"/>
        </w:rPr>
        <w:t>accessed</w:t>
      </w:r>
      <w:r>
        <w:rPr>
          <w:color w:val="000000"/>
          <w:highlight w:val="white"/>
        </w:rPr>
        <w:t> </w:t>
      </w:r>
      <w:r>
        <w:rPr>
          <w:color w:val="000000"/>
          <w:highlight w:val="yellow"/>
        </w:rPr>
        <w:t>12 October 2012</w:t>
      </w:r>
      <w:r>
        <w:rPr>
          <w:highlight w:val="yellow"/>
        </w:rPr>
        <w:t xml:space="preserve"> </w:t>
      </w:r>
    </w:p>
  </w:comment>
  <w:comment w:id="36" w:author="Jay Pinckney" w:date="2024-02-25T08:06:00Z" w:initials="JP">
    <w:p w14:paraId="02CDDBA8" w14:textId="77777777" w:rsidR="009743D1" w:rsidRDefault="009743D1" w:rsidP="009743D1">
      <w:pPr>
        <w:pStyle w:val="CommentText"/>
      </w:pPr>
      <w:r>
        <w:rPr>
          <w:rStyle w:val="CommentReference"/>
        </w:rPr>
        <w:annotationRef/>
      </w:r>
      <w:r>
        <w:t>Describe and give VWR product number</w:t>
      </w:r>
    </w:p>
  </w:comment>
  <w:comment w:id="37" w:author="Jay Pinckney" w:date="2024-02-25T08:06:00Z" w:initials="JP">
    <w:p w14:paraId="367CD0EE" w14:textId="1BC720FE" w:rsidR="009743D1" w:rsidRDefault="009743D1" w:rsidP="009743D1">
      <w:pPr>
        <w:pStyle w:val="CommentText"/>
      </w:pPr>
      <w:r>
        <w:rPr>
          <w:rStyle w:val="CommentReference"/>
        </w:rPr>
        <w:annotationRef/>
      </w:r>
      <w:r>
        <w:t>I usually abbreviate ml….but it tends to be journal-specific. The SI unit is ml.</w:t>
      </w:r>
    </w:p>
  </w:comment>
  <w:comment w:id="38" w:author="Jay Pinckney" w:date="2024-02-25T12:17:00Z" w:initials="JP">
    <w:p w14:paraId="79D97AE1" w14:textId="77777777" w:rsidR="00C4183E" w:rsidRDefault="00C4183E" w:rsidP="00C4183E">
      <w:pPr>
        <w:pStyle w:val="CommentText"/>
      </w:pPr>
      <w:r>
        <w:rPr>
          <w:rStyle w:val="CommentReference"/>
        </w:rPr>
        <w:annotationRef/>
      </w:r>
      <w:r>
        <w:t>Need to give the nutrient concentrations you used for the bioassays….and introduce the abbreviations for the additions (e.g., LP, HP, DIN, DIN+LP, DIN+HP). If possible, you need to give the initial nutrient concentrations prior to the additions.  Ideally, you want to know the EXACT concentrations of nutrients at the beginning of the bioassay. Also need to give the info on the catalog number and form for your nutrients (e.g. NO</w:t>
      </w:r>
      <w:r>
        <w:rPr>
          <w:vertAlign w:val="subscript"/>
        </w:rPr>
        <w:t>3</w:t>
      </w:r>
      <w:r>
        <w:rPr>
          <w:vertAlign w:val="superscript"/>
        </w:rPr>
        <w:t>-</w:t>
      </w:r>
      <w:r>
        <w:t xml:space="preserve"> as NaNO</w:t>
      </w:r>
      <w:r>
        <w:rPr>
          <w:vertAlign w:val="subscript"/>
        </w:rPr>
        <w:t>3</w:t>
      </w:r>
      <w:r>
        <w:t>)</w:t>
      </w:r>
    </w:p>
  </w:comment>
  <w:comment w:id="39" w:author="Cat Schlenker" w:date="2024-02-21T20:31:00Z" w:initials="">
    <w:p w14:paraId="499218F7" w14:textId="602F4E6F" w:rsidR="00120A1C" w:rsidRDefault="00000000">
      <w:pPr>
        <w:widowControl w:val="0"/>
        <w:pBdr>
          <w:top w:val="nil"/>
          <w:left w:val="nil"/>
          <w:bottom w:val="nil"/>
          <w:right w:val="nil"/>
          <w:between w:val="nil"/>
        </w:pBdr>
        <w:spacing w:line="240" w:lineRule="auto"/>
        <w:rPr>
          <w:color w:val="000000"/>
        </w:rPr>
      </w:pPr>
      <w:r>
        <w:rPr>
          <w:color w:val="000000"/>
        </w:rPr>
        <w:t>put in table</w:t>
      </w:r>
    </w:p>
  </w:comment>
  <w:comment w:id="41" w:author="Cat Schlenker" w:date="2024-02-21T20:39:00Z" w:initials="">
    <w:p w14:paraId="04D490EE" w14:textId="77777777" w:rsidR="00120A1C" w:rsidRDefault="00000000">
      <w:pPr>
        <w:widowControl w:val="0"/>
        <w:pBdr>
          <w:top w:val="nil"/>
          <w:left w:val="nil"/>
          <w:bottom w:val="nil"/>
          <w:right w:val="nil"/>
          <w:between w:val="nil"/>
        </w:pBdr>
        <w:spacing w:line="240" w:lineRule="auto"/>
        <w:rPr>
          <w:color w:val="000000"/>
        </w:rPr>
      </w:pPr>
      <w:r>
        <w:rPr>
          <w:color w:val="000000"/>
        </w:rPr>
        <w:t>include pressure</w:t>
      </w:r>
    </w:p>
  </w:comment>
  <w:comment w:id="42" w:author="Jay Pinckney" w:date="2024-02-25T08:17:00Z" w:initials="JP">
    <w:p w14:paraId="374CDAF6" w14:textId="77777777" w:rsidR="00FB3681" w:rsidRDefault="00CD5343" w:rsidP="00FB3681">
      <w:pPr>
        <w:pStyle w:val="CommentText"/>
      </w:pPr>
      <w:r>
        <w:rPr>
          <w:rStyle w:val="CommentReference"/>
        </w:rPr>
        <w:annotationRef/>
      </w:r>
      <w:r w:rsidR="00FB3681">
        <w:t>Catalog number 76308-700</w:t>
      </w:r>
    </w:p>
  </w:comment>
  <w:comment w:id="44" w:author="Jay Pinckney" w:date="2024-02-25T08:36:00Z" w:initials="JP">
    <w:p w14:paraId="4B786813" w14:textId="77777777" w:rsidR="003A5BAE" w:rsidRDefault="003A5BAE" w:rsidP="003A5BAE">
      <w:pPr>
        <w:pStyle w:val="CommentText"/>
      </w:pPr>
      <w:r>
        <w:rPr>
          <w:rStyle w:val="CommentReference"/>
        </w:rPr>
        <w:annotationRef/>
      </w:r>
      <w:r>
        <w:t>What software did you use?</w:t>
      </w:r>
    </w:p>
  </w:comment>
  <w:comment w:id="45" w:author="Jay Pinckney" w:date="2024-02-25T12:09:00Z" w:initials="JP">
    <w:p w14:paraId="6A2B6F24" w14:textId="77777777" w:rsidR="00B140F2" w:rsidRDefault="00B140F2" w:rsidP="00B140F2">
      <w:pPr>
        <w:pStyle w:val="CommentText"/>
      </w:pPr>
      <w:r>
        <w:rPr>
          <w:rStyle w:val="CommentReference"/>
        </w:rPr>
        <w:annotationRef/>
      </w:r>
      <w:r>
        <w:t>This table needs to be referenced in the text. For the text, just give a very general summary of conditions….</w:t>
      </w:r>
    </w:p>
  </w:comment>
  <w:comment w:id="47" w:author="Cat Schlenker" w:date="2024-02-21T20:46:00Z" w:initials="">
    <w:p w14:paraId="500B2149" w14:textId="170D8925" w:rsidR="00120A1C" w:rsidRDefault="00000000">
      <w:pPr>
        <w:widowControl w:val="0"/>
        <w:pBdr>
          <w:top w:val="nil"/>
          <w:left w:val="nil"/>
          <w:bottom w:val="nil"/>
          <w:right w:val="nil"/>
          <w:between w:val="nil"/>
        </w:pBdr>
        <w:spacing w:line="240" w:lineRule="auto"/>
        <w:rPr>
          <w:color w:val="000000"/>
        </w:rPr>
      </w:pPr>
      <w:r>
        <w:rPr>
          <w:color w:val="000000"/>
        </w:rPr>
        <w:t>i have an alternative narrative that discusses the patterns for each bioassay that I can include as well</w:t>
      </w:r>
    </w:p>
  </w:comment>
  <w:comment w:id="48" w:author="Cat Schlenker" w:date="2024-02-21T20:46:00Z" w:initials="">
    <w:p w14:paraId="5608CAE1" w14:textId="77777777" w:rsidR="00120A1C" w:rsidRDefault="00000000">
      <w:pPr>
        <w:widowControl w:val="0"/>
        <w:pBdr>
          <w:top w:val="nil"/>
          <w:left w:val="nil"/>
          <w:bottom w:val="nil"/>
          <w:right w:val="nil"/>
          <w:between w:val="nil"/>
        </w:pBdr>
        <w:spacing w:line="240" w:lineRule="auto"/>
        <w:rPr>
          <w:color w:val="000000"/>
        </w:rPr>
      </w:pPr>
      <w:r>
        <w:rPr>
          <w:color w:val="000000"/>
        </w:rPr>
        <w:t>partially true, want to talk about this</w:t>
      </w:r>
    </w:p>
  </w:comment>
  <w:comment w:id="49" w:author="Cat Schlenker" w:date="2024-02-21T20:46:00Z" w:initials="">
    <w:p w14:paraId="2A5C0004" w14:textId="77777777" w:rsidR="00120A1C" w:rsidRDefault="00000000">
      <w:pPr>
        <w:widowControl w:val="0"/>
        <w:pBdr>
          <w:top w:val="nil"/>
          <w:left w:val="nil"/>
          <w:bottom w:val="nil"/>
          <w:right w:val="nil"/>
          <w:between w:val="nil"/>
        </w:pBdr>
        <w:spacing w:line="240" w:lineRule="auto"/>
        <w:rPr>
          <w:color w:val="000000"/>
        </w:rPr>
      </w:pPr>
      <w:r>
        <w:rPr>
          <w:color w:val="000000"/>
        </w:rPr>
        <w:t>fix legend</w:t>
      </w:r>
    </w:p>
  </w:comment>
  <w:comment w:id="50" w:author="Cat Schlenker" w:date="2024-02-21T20:46:00Z" w:initials="">
    <w:p w14:paraId="267970F9" w14:textId="77777777" w:rsidR="00120A1C" w:rsidRDefault="00000000">
      <w:pPr>
        <w:widowControl w:val="0"/>
        <w:pBdr>
          <w:top w:val="nil"/>
          <w:left w:val="nil"/>
          <w:bottom w:val="nil"/>
          <w:right w:val="nil"/>
          <w:between w:val="nil"/>
        </w:pBdr>
        <w:spacing w:line="240" w:lineRule="auto"/>
        <w:rPr>
          <w:color w:val="000000"/>
        </w:rPr>
      </w:pPr>
      <w:r>
        <w:rPr>
          <w:color w:val="000000"/>
        </w:rPr>
        <w:t>reword</w:t>
      </w:r>
    </w:p>
  </w:comment>
  <w:comment w:id="52" w:author="Jay Pinckney" w:date="2024-02-25T12:29:00Z" w:initials="JP">
    <w:p w14:paraId="474B32AB" w14:textId="77777777" w:rsidR="00F9561D" w:rsidRDefault="00F9561D" w:rsidP="00F9561D">
      <w:pPr>
        <w:pStyle w:val="CommentText"/>
      </w:pPr>
      <w:r>
        <w:rPr>
          <w:rStyle w:val="CommentReference"/>
        </w:rPr>
        <w:annotationRef/>
      </w:r>
      <w:r>
        <w:t>Should all have the same number of significant digits. Need a column for DIN.</w:t>
      </w:r>
    </w:p>
  </w:comment>
  <w:comment w:id="57" w:author="Jay Pinckney" w:date="2024-02-25T12:33:00Z" w:initials="JP">
    <w:p w14:paraId="0686FF64" w14:textId="77777777" w:rsidR="003A14B9" w:rsidRDefault="003A14B9" w:rsidP="003A14B9">
      <w:pPr>
        <w:pStyle w:val="CommentText"/>
      </w:pPr>
      <w:r>
        <w:rPr>
          <w:rStyle w:val="CommentReference"/>
        </w:rPr>
        <w:annotationRef/>
      </w:r>
      <w:r>
        <w:t>I would like to see these numbers.</w:t>
      </w:r>
    </w:p>
  </w:comment>
  <w:comment w:id="58" w:author="Cat Schlenker" w:date="2024-02-21T20:37:00Z" w:initials="">
    <w:p w14:paraId="1BEFB9EE" w14:textId="03F9E20F" w:rsidR="00120A1C" w:rsidRDefault="00000000">
      <w:pPr>
        <w:widowControl w:val="0"/>
        <w:pBdr>
          <w:top w:val="nil"/>
          <w:left w:val="nil"/>
          <w:bottom w:val="nil"/>
          <w:right w:val="nil"/>
          <w:between w:val="nil"/>
        </w:pBdr>
        <w:spacing w:line="240" w:lineRule="auto"/>
        <w:rPr>
          <w:color w:val="000000"/>
        </w:rPr>
      </w:pPr>
      <w:r>
        <w:rPr>
          <w:color w:val="000000"/>
        </w:rPr>
        <w:t>maybe need to change this</w:t>
      </w:r>
    </w:p>
  </w:comment>
  <w:comment w:id="59" w:author="Jay Pinckney" w:date="2024-02-25T12:39:00Z" w:initials="JP">
    <w:p w14:paraId="23E31622" w14:textId="77777777" w:rsidR="00290F2A" w:rsidRDefault="00290F2A" w:rsidP="00290F2A">
      <w:pPr>
        <w:pStyle w:val="CommentText"/>
      </w:pPr>
      <w:r>
        <w:rPr>
          <w:rStyle w:val="CommentReference"/>
        </w:rPr>
        <w:annotationRef/>
      </w:r>
      <w:r>
        <w:t>Use the references I give you above. Pinckney et al.  2020 and Van Meerssche &amp; Pinckney 2019. You could also reference the Allen et al Site Study report.</w:t>
      </w:r>
    </w:p>
  </w:comment>
  <w:comment w:id="61" w:author="Jay Pinckney" w:date="2024-02-25T12:42:00Z" w:initials="JP">
    <w:p w14:paraId="6806FF5C" w14:textId="77777777" w:rsidR="00F80A90" w:rsidRDefault="00F80A90" w:rsidP="00F80A90">
      <w:pPr>
        <w:pStyle w:val="CommentText"/>
      </w:pPr>
      <w:r>
        <w:rPr>
          <w:rStyle w:val="CommentReference"/>
        </w:rPr>
        <w:annotationRef/>
      </w:r>
      <w:r>
        <w:t>Not sure what you are implying with this…..</w:t>
      </w:r>
    </w:p>
  </w:comment>
  <w:comment w:id="62" w:author="Jay Pinckney" w:date="2024-02-25T12:47:00Z" w:initials="JP">
    <w:p w14:paraId="411A1644" w14:textId="77777777" w:rsidR="00F80A90" w:rsidRDefault="00F80A90" w:rsidP="00F80A90">
      <w:pPr>
        <w:pStyle w:val="CommentText"/>
      </w:pPr>
      <w:r>
        <w:rPr>
          <w:rStyle w:val="CommentReference"/>
        </w:rPr>
        <w:annotationRef/>
      </w:r>
      <w:r>
        <w:t xml:space="preserve">For this discussion, it is also important to emphasize that “rate of supply” rather than concentration is the reason for limitation. </w:t>
      </w:r>
    </w:p>
    <w:p w14:paraId="20D50B8B" w14:textId="77777777" w:rsidR="00F80A90" w:rsidRDefault="00F80A90" w:rsidP="00F80A90">
      <w:pPr>
        <w:pStyle w:val="CommentText"/>
      </w:pPr>
    </w:p>
    <w:p w14:paraId="44DE5F43" w14:textId="77777777" w:rsidR="00F80A90" w:rsidRDefault="00F80A90" w:rsidP="00F80A90">
      <w:pPr>
        <w:pStyle w:val="CommentText"/>
      </w:pPr>
      <w:r>
        <w:t>For example, the turnover rate  of P may be much higher than N….and could produce the results you observed in the bioassays as well as the situation in NIE.</w:t>
      </w:r>
    </w:p>
  </w:comment>
  <w:comment w:id="63" w:author="Jay Pinckney" w:date="2024-02-25T12:51:00Z" w:initials="JP">
    <w:p w14:paraId="2CDA244C" w14:textId="77777777" w:rsidR="00F80A90" w:rsidRDefault="00F80A90" w:rsidP="00F80A90">
      <w:pPr>
        <w:pStyle w:val="CommentText"/>
      </w:pPr>
      <w:r>
        <w:rPr>
          <w:rStyle w:val="CommentReference"/>
        </w:rPr>
        <w:annotationRef/>
      </w:r>
      <w:r>
        <w:t>You need to note that a caveat of this study is that you did not measure DOP, which may be supplying a significant amount of P for primary production in NIE. You are obligated to report the weaknesses (limitations) of your study….or the reviewers will murder you….and explain how this may affect your conclusions.</w:t>
      </w:r>
    </w:p>
  </w:comment>
  <w:comment w:id="64" w:author="Jay Pinckney" w:date="2024-02-25T12:55:00Z" w:initials="JP">
    <w:p w14:paraId="3A7CD8D5" w14:textId="77777777" w:rsidR="00A26C44" w:rsidRDefault="00A26C44" w:rsidP="00A26C44">
      <w:pPr>
        <w:pStyle w:val="CommentText"/>
      </w:pPr>
      <w:r>
        <w:rPr>
          <w:rStyle w:val="CommentReference"/>
        </w:rPr>
        <w:annotationRef/>
      </w:r>
      <w:r>
        <w:t>Need to find a reference(s) that document diatom use of DOP and potential internal storage of P. You should be able to use The Google if you are careful with your search terms. I’m sure this info is out there somewhere.</w:t>
      </w:r>
    </w:p>
  </w:comment>
  <w:comment w:id="70" w:author="Jay Pinckney" w:date="2024-02-25T12:57:00Z" w:initials="JP">
    <w:p w14:paraId="56AEC66B" w14:textId="77777777" w:rsidR="00A26C44" w:rsidRDefault="00A26C44" w:rsidP="00A26C44">
      <w:pPr>
        <w:pStyle w:val="CommentText"/>
      </w:pPr>
      <w:r>
        <w:rPr>
          <w:rStyle w:val="CommentReference"/>
        </w:rPr>
        <w:annotationRef/>
      </w:r>
      <w:r>
        <w:t>See above….Find references for this statement if you can.</w:t>
      </w:r>
    </w:p>
  </w:comment>
  <w:comment w:id="77" w:author="Jay Pinckney" w:date="2024-02-25T12:59:00Z" w:initials="JP">
    <w:p w14:paraId="4AAC33DA" w14:textId="77777777" w:rsidR="00A26C44" w:rsidRDefault="00A26C44" w:rsidP="00A26C44">
      <w:pPr>
        <w:pStyle w:val="CommentText"/>
      </w:pPr>
      <w:r>
        <w:rPr>
          <w:rStyle w:val="CommentReference"/>
        </w:rPr>
        <w:annotationRef/>
      </w:r>
      <w:r>
        <w:t>But you only list 2 studies. Surely there must be a review paper out there that summarizes nutrient limitation in estuaries.</w:t>
      </w:r>
    </w:p>
  </w:comment>
  <w:comment w:id="78" w:author="Jay Pinckney" w:date="2024-02-25T13:05:00Z" w:initials="JP">
    <w:p w14:paraId="7C9C297C" w14:textId="77777777" w:rsidR="00D55D82" w:rsidRDefault="00D55D82" w:rsidP="00D55D82">
      <w:pPr>
        <w:pStyle w:val="CommentText"/>
      </w:pPr>
      <w:r>
        <w:rPr>
          <w:rStyle w:val="CommentReference"/>
        </w:rPr>
        <w:annotationRef/>
      </w:r>
      <w:r>
        <w:t xml:space="preserve">I think you have some data that may provide some insights. The RLC/PM data gives optimal irradiances….and you have Kd values for NIE. You could do some back of the envelope calculations to determine the “photic zone” for NIE. </w:t>
      </w:r>
    </w:p>
  </w:comment>
  <w:comment w:id="79" w:author="Cat Schlenker" w:date="2024-02-21T20:47:00Z" w:initials="">
    <w:p w14:paraId="56BC9F26" w14:textId="5F01663F" w:rsidR="00120A1C" w:rsidRDefault="00000000">
      <w:pPr>
        <w:widowControl w:val="0"/>
        <w:pBdr>
          <w:top w:val="nil"/>
          <w:left w:val="nil"/>
          <w:bottom w:val="nil"/>
          <w:right w:val="nil"/>
          <w:between w:val="nil"/>
        </w:pBdr>
        <w:spacing w:line="240" w:lineRule="auto"/>
        <w:rPr>
          <w:color w:val="000000"/>
        </w:rPr>
      </w:pPr>
      <w:r>
        <w:rPr>
          <w:color w:val="000000"/>
        </w:rPr>
        <w:t>jay commented that proving light limitation in an estuary like NI would be difficult, so should I just take this entire paragraph out?</w:t>
      </w:r>
    </w:p>
  </w:comment>
  <w:comment w:id="80" w:author="Cat Schlenker" w:date="2024-02-21T20:47:00Z" w:initials="">
    <w:p w14:paraId="1D325DC8" w14:textId="77777777" w:rsidR="00120A1C" w:rsidRDefault="00000000">
      <w:pPr>
        <w:widowControl w:val="0"/>
        <w:pBdr>
          <w:top w:val="nil"/>
          <w:left w:val="nil"/>
          <w:bottom w:val="nil"/>
          <w:right w:val="nil"/>
          <w:between w:val="nil"/>
        </w:pBdr>
        <w:spacing w:line="240" w:lineRule="auto"/>
        <w:rPr>
          <w:color w:val="000000"/>
        </w:rPr>
      </w:pPr>
      <w:r>
        <w:rPr>
          <w:color w:val="000000"/>
        </w:rPr>
        <w:t>still concerned that this paragraph (esp. last sentence) is too similar to domingues et al)</w:t>
      </w:r>
    </w:p>
  </w:comment>
  <w:comment w:id="95" w:author="Schlenker, Cat" w:date="2024-02-28T09:17:00Z" w:initials="SC">
    <w:p w14:paraId="034FE781" w14:textId="77777777" w:rsidR="00317001" w:rsidRDefault="00317001" w:rsidP="00317001">
      <w:pPr>
        <w:pStyle w:val="CommentText"/>
      </w:pPr>
      <w:r>
        <w:rPr>
          <w:rStyle w:val="CommentReference"/>
        </w:rPr>
        <w:annotationRef/>
      </w:r>
      <w:r>
        <w:t>Reword, similar to aa USGS source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FE1C20" w15:done="0"/>
  <w15:commentEx w15:paraId="78D33616" w15:done="0"/>
  <w15:commentEx w15:paraId="3052416C" w15:done="0"/>
  <w15:commentEx w15:paraId="5CCAA80F" w15:done="0"/>
  <w15:commentEx w15:paraId="5A4C928D" w15:done="0"/>
  <w15:commentEx w15:paraId="634370A2" w15:done="0"/>
  <w15:commentEx w15:paraId="0415671A" w15:done="0"/>
  <w15:commentEx w15:paraId="579D8C96" w15:done="0"/>
  <w15:commentEx w15:paraId="09C1E70F" w15:done="0"/>
  <w15:commentEx w15:paraId="02CDDBA8" w15:done="0"/>
  <w15:commentEx w15:paraId="367CD0EE" w15:done="0"/>
  <w15:commentEx w15:paraId="79D97AE1" w15:done="0"/>
  <w15:commentEx w15:paraId="499218F7" w15:done="0"/>
  <w15:commentEx w15:paraId="04D490EE" w15:done="0"/>
  <w15:commentEx w15:paraId="374CDAF6" w15:done="1"/>
  <w15:commentEx w15:paraId="4B786813" w15:done="0"/>
  <w15:commentEx w15:paraId="6A2B6F24" w15:done="0"/>
  <w15:commentEx w15:paraId="500B2149" w15:done="0"/>
  <w15:commentEx w15:paraId="5608CAE1" w15:done="0"/>
  <w15:commentEx w15:paraId="2A5C0004" w15:done="0"/>
  <w15:commentEx w15:paraId="267970F9" w15:done="0"/>
  <w15:commentEx w15:paraId="474B32AB" w15:done="0"/>
  <w15:commentEx w15:paraId="0686FF64" w15:done="0"/>
  <w15:commentEx w15:paraId="1BEFB9EE" w15:done="0"/>
  <w15:commentEx w15:paraId="23E31622" w15:done="0"/>
  <w15:commentEx w15:paraId="6806FF5C" w15:done="0"/>
  <w15:commentEx w15:paraId="44DE5F43" w15:done="0"/>
  <w15:commentEx w15:paraId="2CDA244C" w15:done="0"/>
  <w15:commentEx w15:paraId="3A7CD8D5" w15:done="0"/>
  <w15:commentEx w15:paraId="56AEC66B" w15:done="0"/>
  <w15:commentEx w15:paraId="4AAC33DA" w15:done="0"/>
  <w15:commentEx w15:paraId="7C9C297C" w15:done="0"/>
  <w15:commentEx w15:paraId="56BC9F26" w15:done="0"/>
  <w15:commentEx w15:paraId="1D325DC8" w15:done="0"/>
  <w15:commentEx w15:paraId="034FE78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27A24E2" w16cex:dateUtc="2024-02-25T11:24:00Z"/>
  <w16cex:commentExtensible w16cex:durableId="23AC30FE" w16cex:dateUtc="2024-02-25T11:26:00Z"/>
  <w16cex:commentExtensible w16cex:durableId="25C78F27" w16cex:dateUtc="2024-02-25T11:38:00Z"/>
  <w16cex:commentExtensible w16cex:durableId="1D5F543D" w16cex:dateUtc="2024-02-25T11:42:00Z"/>
  <w16cex:commentExtensible w16cex:durableId="686B39BF" w16cex:dateUtc="2024-02-25T12:22:00Z"/>
  <w16cex:commentExtensible w16cex:durableId="22EF9ACD" w16cex:dateUtc="2024-02-25T12:40:00Z"/>
  <w16cex:commentExtensible w16cex:durableId="226C0CA0" w16cex:dateUtc="2024-02-25T12:42:00Z"/>
  <w16cex:commentExtensible w16cex:durableId="128937A2" w16cex:dateUtc="2024-02-25T12:43:00Z"/>
  <w16cex:commentExtensible w16cex:durableId="4E4EEC8F" w16cex:dateUtc="2024-02-25T13:04:00Z"/>
  <w16cex:commentExtensible w16cex:durableId="6A58D8ED" w16cex:dateUtc="2024-02-25T13:06:00Z"/>
  <w16cex:commentExtensible w16cex:durableId="2E4CFD56" w16cex:dateUtc="2024-02-25T13:06:00Z"/>
  <w16cex:commentExtensible w16cex:durableId="3CAE1830" w16cex:dateUtc="2024-02-25T17:17:00Z"/>
  <w16cex:commentExtensible w16cex:durableId="4FF474D2" w16cex:dateUtc="2024-02-25T13:17:00Z"/>
  <w16cex:commentExtensible w16cex:durableId="2E96196A" w16cex:dateUtc="2024-02-25T13:36:00Z"/>
  <w16cex:commentExtensible w16cex:durableId="13C94BE4" w16cex:dateUtc="2024-02-25T17:09:00Z"/>
  <w16cex:commentExtensible w16cex:durableId="30BAF48E" w16cex:dateUtc="2024-02-25T17:29:00Z"/>
  <w16cex:commentExtensible w16cex:durableId="19C4E6D9" w16cex:dateUtc="2024-02-25T17:33:00Z"/>
  <w16cex:commentExtensible w16cex:durableId="22CA57DE" w16cex:dateUtc="2024-02-25T17:39:00Z"/>
  <w16cex:commentExtensible w16cex:durableId="2B541444" w16cex:dateUtc="2024-02-25T17:42:00Z"/>
  <w16cex:commentExtensible w16cex:durableId="6950FE42" w16cex:dateUtc="2024-02-25T17:47:00Z"/>
  <w16cex:commentExtensible w16cex:durableId="7E7A5E3B" w16cex:dateUtc="2024-02-25T17:51:00Z"/>
  <w16cex:commentExtensible w16cex:durableId="4F35D6E2" w16cex:dateUtc="2024-02-25T17:55:00Z"/>
  <w16cex:commentExtensible w16cex:durableId="3BC69391" w16cex:dateUtc="2024-02-25T17:57:00Z"/>
  <w16cex:commentExtensible w16cex:durableId="095C2D6E" w16cex:dateUtc="2024-02-25T17:59:00Z"/>
  <w16cex:commentExtensible w16cex:durableId="59A1E817" w16cex:dateUtc="2024-02-25T18:05:00Z"/>
  <w16cex:commentExtensible w16cex:durableId="59F0C626" w16cex:dateUtc="2024-02-28T14: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FE1C20" w16cid:durableId="027A24E2"/>
  <w16cid:commentId w16cid:paraId="78D33616" w16cid:durableId="23AC30FE"/>
  <w16cid:commentId w16cid:paraId="3052416C" w16cid:durableId="25C78F27"/>
  <w16cid:commentId w16cid:paraId="5CCAA80F" w16cid:durableId="1D5F543D"/>
  <w16cid:commentId w16cid:paraId="5A4C928D" w16cid:durableId="686B39BF"/>
  <w16cid:commentId w16cid:paraId="634370A2" w16cid:durableId="22EF9ACD"/>
  <w16cid:commentId w16cid:paraId="0415671A" w16cid:durableId="226C0CA0"/>
  <w16cid:commentId w16cid:paraId="579D8C96" w16cid:durableId="128937A2"/>
  <w16cid:commentId w16cid:paraId="09C1E70F" w16cid:durableId="4E4EEC8F"/>
  <w16cid:commentId w16cid:paraId="02CDDBA8" w16cid:durableId="6A58D8ED"/>
  <w16cid:commentId w16cid:paraId="367CD0EE" w16cid:durableId="2E4CFD56"/>
  <w16cid:commentId w16cid:paraId="79D97AE1" w16cid:durableId="3CAE1830"/>
  <w16cid:commentId w16cid:paraId="499218F7" w16cid:durableId="488F53CA"/>
  <w16cid:commentId w16cid:paraId="04D490EE" w16cid:durableId="33B774A2"/>
  <w16cid:commentId w16cid:paraId="374CDAF6" w16cid:durableId="4FF474D2"/>
  <w16cid:commentId w16cid:paraId="4B786813" w16cid:durableId="2E96196A"/>
  <w16cid:commentId w16cid:paraId="6A2B6F24" w16cid:durableId="13C94BE4"/>
  <w16cid:commentId w16cid:paraId="500B2149" w16cid:durableId="69CF7AC1"/>
  <w16cid:commentId w16cid:paraId="5608CAE1" w16cid:durableId="3F79F1FF"/>
  <w16cid:commentId w16cid:paraId="2A5C0004" w16cid:durableId="36B21838"/>
  <w16cid:commentId w16cid:paraId="267970F9" w16cid:durableId="0915E8CD"/>
  <w16cid:commentId w16cid:paraId="474B32AB" w16cid:durableId="30BAF48E"/>
  <w16cid:commentId w16cid:paraId="0686FF64" w16cid:durableId="19C4E6D9"/>
  <w16cid:commentId w16cid:paraId="1BEFB9EE" w16cid:durableId="198F2FCB"/>
  <w16cid:commentId w16cid:paraId="23E31622" w16cid:durableId="22CA57DE"/>
  <w16cid:commentId w16cid:paraId="6806FF5C" w16cid:durableId="2B541444"/>
  <w16cid:commentId w16cid:paraId="44DE5F43" w16cid:durableId="6950FE42"/>
  <w16cid:commentId w16cid:paraId="2CDA244C" w16cid:durableId="7E7A5E3B"/>
  <w16cid:commentId w16cid:paraId="3A7CD8D5" w16cid:durableId="4F35D6E2"/>
  <w16cid:commentId w16cid:paraId="56AEC66B" w16cid:durableId="3BC69391"/>
  <w16cid:commentId w16cid:paraId="4AAC33DA" w16cid:durableId="095C2D6E"/>
  <w16cid:commentId w16cid:paraId="7C9C297C" w16cid:durableId="59A1E817"/>
  <w16cid:commentId w16cid:paraId="56BC9F26" w16cid:durableId="49A87765"/>
  <w16cid:commentId w16cid:paraId="1D325DC8" w16cid:durableId="297D1C24"/>
  <w16cid:commentId w16cid:paraId="034FE781" w16cid:durableId="59F0C62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y Pinckney">
    <w15:presenceInfo w15:providerId="Windows Live" w15:userId="ba79a527bcdb6e8a"/>
  </w15:person>
  <w15:person w15:author="Schlenker, Cat">
    <w15:presenceInfo w15:providerId="AD" w15:userId="S::SCHLENKC@email.sc.edu::7ff161a1-3da2-4467-ac2f-4e3e2f56c2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A1C"/>
    <w:rsid w:val="00032F37"/>
    <w:rsid w:val="000727FE"/>
    <w:rsid w:val="00083B82"/>
    <w:rsid w:val="00087CFD"/>
    <w:rsid w:val="00120A1C"/>
    <w:rsid w:val="001227C0"/>
    <w:rsid w:val="00156561"/>
    <w:rsid w:val="001F2218"/>
    <w:rsid w:val="001F3F03"/>
    <w:rsid w:val="001F5BD6"/>
    <w:rsid w:val="00290F2A"/>
    <w:rsid w:val="0031585C"/>
    <w:rsid w:val="00317001"/>
    <w:rsid w:val="0036087F"/>
    <w:rsid w:val="003A14B9"/>
    <w:rsid w:val="003A5BAE"/>
    <w:rsid w:val="003B11DB"/>
    <w:rsid w:val="00425CB7"/>
    <w:rsid w:val="00476DE4"/>
    <w:rsid w:val="00497EAD"/>
    <w:rsid w:val="004D048B"/>
    <w:rsid w:val="00503E3B"/>
    <w:rsid w:val="005245E1"/>
    <w:rsid w:val="005344AD"/>
    <w:rsid w:val="005A18FF"/>
    <w:rsid w:val="005C1B1F"/>
    <w:rsid w:val="006B511E"/>
    <w:rsid w:val="006C54F2"/>
    <w:rsid w:val="007707A0"/>
    <w:rsid w:val="007D41D2"/>
    <w:rsid w:val="00841AD1"/>
    <w:rsid w:val="008E6A50"/>
    <w:rsid w:val="009743D1"/>
    <w:rsid w:val="00994C08"/>
    <w:rsid w:val="009F649F"/>
    <w:rsid w:val="00A26C44"/>
    <w:rsid w:val="00A62F35"/>
    <w:rsid w:val="00B140F2"/>
    <w:rsid w:val="00B5544D"/>
    <w:rsid w:val="00C105E0"/>
    <w:rsid w:val="00C15F71"/>
    <w:rsid w:val="00C376F9"/>
    <w:rsid w:val="00C4183E"/>
    <w:rsid w:val="00C724B9"/>
    <w:rsid w:val="00CC4581"/>
    <w:rsid w:val="00CD5343"/>
    <w:rsid w:val="00D55D82"/>
    <w:rsid w:val="00D9524A"/>
    <w:rsid w:val="00DC5BC4"/>
    <w:rsid w:val="00DD1DC5"/>
    <w:rsid w:val="00DE1B40"/>
    <w:rsid w:val="00E16AE6"/>
    <w:rsid w:val="00E22459"/>
    <w:rsid w:val="00F80A90"/>
    <w:rsid w:val="00F9561D"/>
    <w:rsid w:val="00FB3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FF5C8"/>
  <w15:docId w15:val="{7E3E393E-8862-48AE-8342-5CC55B7C2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C105E0"/>
    <w:pPr>
      <w:spacing w:line="240" w:lineRule="auto"/>
    </w:pPr>
  </w:style>
  <w:style w:type="paragraph" w:styleId="CommentSubject">
    <w:name w:val="annotation subject"/>
    <w:basedOn w:val="CommentText"/>
    <w:next w:val="CommentText"/>
    <w:link w:val="CommentSubjectChar"/>
    <w:uiPriority w:val="99"/>
    <w:semiHidden/>
    <w:unhideWhenUsed/>
    <w:rsid w:val="00C15F71"/>
    <w:rPr>
      <w:b/>
      <w:bCs/>
    </w:rPr>
  </w:style>
  <w:style w:type="character" w:customStyle="1" w:styleId="CommentSubjectChar">
    <w:name w:val="Comment Subject Char"/>
    <w:basedOn w:val="CommentTextChar"/>
    <w:link w:val="CommentSubject"/>
    <w:uiPriority w:val="99"/>
    <w:semiHidden/>
    <w:rsid w:val="00C15F71"/>
    <w:rPr>
      <w:b/>
      <w:bCs/>
      <w:sz w:val="20"/>
      <w:szCs w:val="20"/>
    </w:rPr>
  </w:style>
  <w:style w:type="character" w:styleId="Hyperlink">
    <w:name w:val="Hyperlink"/>
    <w:basedOn w:val="DefaultParagraphFont"/>
    <w:uiPriority w:val="99"/>
    <w:unhideWhenUsed/>
    <w:rsid w:val="00087CFD"/>
    <w:rPr>
      <w:color w:val="0000FF" w:themeColor="hyperlink"/>
      <w:u w:val="single"/>
    </w:rPr>
  </w:style>
  <w:style w:type="character" w:styleId="UnresolvedMention">
    <w:name w:val="Unresolved Mention"/>
    <w:basedOn w:val="DefaultParagraphFont"/>
    <w:uiPriority w:val="99"/>
    <w:semiHidden/>
    <w:unhideWhenUsed/>
    <w:rsid w:val="00087C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9566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www.nerrsdata.org/" TargetMode="External"/><Relationship Id="rId1" Type="http://schemas.openxmlformats.org/officeDocument/2006/relationships/hyperlink" Target="https://press.princeton.edu/books/paperback/9780691074917/ecological-stoichiometry"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doi.org/10.1371/journal.pone.0160663" TargetMode="External"/><Relationship Id="rId21" Type="http://schemas.openxmlformats.org/officeDocument/2006/relationships/hyperlink" Target="https://doi.org/10.1007/s12237-018-0430-7" TargetMode="External"/><Relationship Id="rId42" Type="http://schemas.openxmlformats.org/officeDocument/2006/relationships/hyperlink" Target="https://doi.org/10.1016/0022-0981(90)90083-O" TargetMode="External"/><Relationship Id="rId47" Type="http://schemas.openxmlformats.org/officeDocument/2006/relationships/hyperlink" Target="https://doi.org/10.1890/100008" TargetMode="External"/><Relationship Id="rId63" Type="http://schemas.openxmlformats.org/officeDocument/2006/relationships/hyperlink" Target="http://jstor.org/stable/30245179" TargetMode="External"/><Relationship Id="rId68" Type="http://schemas.openxmlformats.org/officeDocument/2006/relationships/hyperlink" Target="about:blank" TargetMode="External"/><Relationship Id="rId84" Type="http://schemas.openxmlformats.org/officeDocument/2006/relationships/hyperlink" Target="https://doi.org/10.3354/meps340121" TargetMode="External"/><Relationship Id="rId89" Type="http://schemas.openxmlformats.org/officeDocument/2006/relationships/hyperlink" Target="https://doi.org/10.3354/meps194295"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doi.org/10.1139/f86-050" TargetMode="External"/><Relationship Id="rId37" Type="http://schemas.openxmlformats.org/officeDocument/2006/relationships/hyperlink" Target="https://doi.org/10.1080/10641262.2011.611916" TargetMode="External"/><Relationship Id="rId53" Type="http://schemas.openxmlformats.org/officeDocument/2006/relationships/hyperlink" Target="https://doi.org/10.1371/journal.pone.0096065" TargetMode="External"/><Relationship Id="rId58" Type="http://schemas.openxmlformats.org/officeDocument/2006/relationships/hyperlink" Target="https://doi.org/10.1111/jpy.1236510" TargetMode="External"/><Relationship Id="rId74" Type="http://schemas.openxmlformats.org/officeDocument/2006/relationships/hyperlink" Target="https://doi.org/10.1046/j.1529-8817.2001.037004517.x" TargetMode="External"/><Relationship Id="rId79" Type="http://schemas.openxmlformats.org/officeDocument/2006/relationships/hyperlink" Target="https://doi.org/10.1007/s00442-013-2786-5" TargetMode="External"/><Relationship Id="rId5" Type="http://schemas.openxmlformats.org/officeDocument/2006/relationships/comments" Target="comments.xml"/><Relationship Id="rId90" Type="http://schemas.openxmlformats.org/officeDocument/2006/relationships/hyperlink" Target="https://doi.org/10.4319/lo.2006.51.1_part_2.0424" TargetMode="External"/><Relationship Id="rId95" Type="http://schemas.openxmlformats.org/officeDocument/2006/relationships/image" Target="media/image12.png"/><Relationship Id="rId22" Type="http://schemas.openxmlformats.org/officeDocument/2006/relationships/hyperlink" Target="https://doi.org/10.1007/s12237-018-0430-7" TargetMode="External"/><Relationship Id="rId27" Type="http://schemas.openxmlformats.org/officeDocument/2006/relationships/hyperlink" Target="https://doi.org/10.1016/0278-4343(87)90042-2" TargetMode="External"/><Relationship Id="rId43" Type="http://schemas.openxmlformats.org/officeDocument/2006/relationships/hyperlink" Target="https://doi.org/10.1002/lom3.10541" TargetMode="External"/><Relationship Id="rId48" Type="http://schemas.openxmlformats.org/officeDocument/2006/relationships/hyperlink" Target="https://doi.org/10.1890/100008" TargetMode="External"/><Relationship Id="rId64" Type="http://schemas.openxmlformats.org/officeDocument/2006/relationships/hyperlink" Target="https://doi.org/10.4319/lo.2007.52.2.0873" TargetMode="External"/><Relationship Id="rId69" Type="http://schemas.openxmlformats.org/officeDocument/2006/relationships/hyperlink" Target="https://doi.org/10.1093/jexbot/51.345.659" TargetMode="External"/><Relationship Id="rId80" Type="http://schemas.openxmlformats.org/officeDocument/2006/relationships/hyperlink" Target="https://doi.org/10.1007/978-1-4020-3218-9_11" TargetMode="External"/><Relationship Id="rId85" Type="http://schemas.openxmlformats.org/officeDocument/2006/relationships/hyperlink" Target="https://dior.org/10.1126/science.1112632" TargetMode="External"/><Relationship Id="rId12" Type="http://schemas.openxmlformats.org/officeDocument/2006/relationships/image" Target="media/image4.png"/><Relationship Id="rId17" Type="http://schemas.openxmlformats.org/officeDocument/2006/relationships/hyperlink" Target="https://doi.org/10.3354/meps09817" TargetMode="External"/><Relationship Id="rId25" Type="http://schemas.openxmlformats.org/officeDocument/2006/relationships/hyperlink" Target="https://doi.org/10.1038/s41396-019-0473-1" TargetMode="External"/><Relationship Id="rId33" Type="http://schemas.openxmlformats.org/officeDocument/2006/relationships/hyperlink" Target="https://doi.org/10.1139/f86-050" TargetMode="External"/><Relationship Id="rId38" Type="http://schemas.openxmlformats.org/officeDocument/2006/relationships/hyperlink" Target="https://doi.org/10.1016/j.marpolbul.2014.04.027" TargetMode="External"/><Relationship Id="rId46" Type="http://schemas.openxmlformats.org/officeDocument/2006/relationships/hyperlink" Target="https://doi.org/10.4319/lo.2013.58.6.2076" TargetMode="External"/><Relationship Id="rId59" Type="http://schemas.openxmlformats.org/officeDocument/2006/relationships/hyperlink" Target="https://doi.org/10.1007/s10682-015-9760-0" TargetMode="External"/><Relationship Id="rId67" Type="http://schemas.openxmlformats.org/officeDocument/2006/relationships/hyperlink" Target="https://doi.org/10.1111/j.1600-0706.2011.20186.x" TargetMode="External"/><Relationship Id="rId20" Type="http://schemas.openxmlformats.org/officeDocument/2006/relationships/hyperlink" Target="https://doi.org/10.1007/s12237-018-0430-7" TargetMode="External"/><Relationship Id="rId41" Type="http://schemas.openxmlformats.org/officeDocument/2006/relationships/hyperlink" Target="https://doi.org/10.1016/0022-0981(90)90083-O" TargetMode="External"/><Relationship Id="rId54" Type="http://schemas.openxmlformats.org/officeDocument/2006/relationships/hyperlink" Target="https://doi.org/10.1371/journal.pone.0278215" TargetMode="External"/><Relationship Id="rId62" Type="http://schemas.openxmlformats.org/officeDocument/2006/relationships/hyperlink" Target="http://jstor.org/stable/30245179" TargetMode="External"/><Relationship Id="rId70" Type="http://schemas.openxmlformats.org/officeDocument/2006/relationships/hyperlink" Target="https://doi.org/10.4319/lo.2008.53.1.0291" TargetMode="External"/><Relationship Id="rId75" Type="http://schemas.openxmlformats.org/officeDocument/2006/relationships/hyperlink" Target="https://doi.org/10.1016/S0146-6380(00)00196-0" TargetMode="External"/><Relationship Id="rId83" Type="http://schemas.openxmlformats.org/officeDocument/2006/relationships/hyperlink" Target="https://doi.org/10.4319/lo.1984.29.6.1149" TargetMode="External"/><Relationship Id="rId88" Type="http://schemas.openxmlformats.org/officeDocument/2006/relationships/hyperlink" Target="https://doi.org/10.3354/meps194295" TargetMode="External"/><Relationship Id="rId91" Type="http://schemas.openxmlformats.org/officeDocument/2006/relationships/hyperlink" Target="https://doi.org/10.1016/j.ecss.2009.07.005" TargetMode="External"/><Relationship Id="rId96" Type="http://schemas.openxmlformats.org/officeDocument/2006/relationships/image" Target="media/image13.png"/><Relationship Id="rId1" Type="http://schemas.openxmlformats.org/officeDocument/2006/relationships/customXml" Target="../customXml/item1.xml"/><Relationship Id="rId6" Type="http://schemas.microsoft.com/office/2011/relationships/commentsExtended" Target="commentsExtended.xml"/><Relationship Id="rId15" Type="http://schemas.openxmlformats.org/officeDocument/2006/relationships/image" Target="media/image7.png"/><Relationship Id="rId23" Type="http://schemas.openxmlformats.org/officeDocument/2006/relationships/hyperlink" Target="https://doi.org/10.3389/fmicb.2021.731786" TargetMode="External"/><Relationship Id="rId28" Type="http://schemas.openxmlformats.org/officeDocument/2006/relationships/hyperlink" Target="https://doi.org/10.1007/s12237-023-01230-w" TargetMode="External"/><Relationship Id="rId36" Type="http://schemas.openxmlformats.org/officeDocument/2006/relationships/hyperlink" Target="https://doi.org/10.1080/10641262.2011.611916" TargetMode="External"/><Relationship Id="rId49" Type="http://schemas.openxmlformats.org/officeDocument/2006/relationships/hyperlink" Target="https://www.jstor.org/stable/2097149" TargetMode="External"/><Relationship Id="rId57" Type="http://schemas.openxmlformats.org/officeDocument/2006/relationships/hyperlink" Target="https://doi.org/10.4319/lo.1998.43.4.0636" TargetMode="External"/><Relationship Id="rId10" Type="http://schemas.openxmlformats.org/officeDocument/2006/relationships/image" Target="media/image2.png"/><Relationship Id="rId31" Type="http://schemas.openxmlformats.org/officeDocument/2006/relationships/hyperlink" Target="https://doi.org/10.4319/lo.2006.51.3.1381" TargetMode="External"/><Relationship Id="rId44" Type="http://schemas.openxmlformats.org/officeDocument/2006/relationships/hyperlink" Target="https://doi.org/10.4319/lo.2007.52.3.1067" TargetMode="External"/><Relationship Id="rId52" Type="http://schemas.openxmlformats.org/officeDocument/2006/relationships/hyperlink" Target="https://doi.org/10.1371/journal.pone.0096065" TargetMode="External"/><Relationship Id="rId60" Type="http://schemas.openxmlformats.org/officeDocument/2006/relationships/hyperlink" Target="https://doi.org/10.5194/bg-3-585-2006" TargetMode="External"/><Relationship Id="rId65" Type="http://schemas.openxmlformats.org/officeDocument/2006/relationships/hyperlink" Target="https://doi.org/10.4319/lo.2007.52.2.0873" TargetMode="External"/><Relationship Id="rId73" Type="http://schemas.openxmlformats.org/officeDocument/2006/relationships/hyperlink" Target="https://doi.org/10.1016/j.ecss.2012.04.001" TargetMode="External"/><Relationship Id="rId78" Type="http://schemas.openxmlformats.org/officeDocument/2006/relationships/hyperlink" Target="https://doi.org/10.1016/0273-1223(95)00682-6" TargetMode="External"/><Relationship Id="rId81" Type="http://schemas.openxmlformats.org/officeDocument/2006/relationships/hyperlink" Target="https://doi.org/10.1029/CE035p0449" TargetMode="External"/><Relationship Id="rId86" Type="http://schemas.openxmlformats.org/officeDocument/2006/relationships/hyperlink" Target="https://doi.org/10.2307/1935608" TargetMode="External"/><Relationship Id="rId94" Type="http://schemas.openxmlformats.org/officeDocument/2006/relationships/image" Target="media/image11.png"/><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oi.org/10.1007/PL00001344" TargetMode="External"/><Relationship Id="rId39" Type="http://schemas.openxmlformats.org/officeDocument/2006/relationships/hyperlink" Target="https://doi.org/10.1016/j.ecss.2006.02.001" TargetMode="External"/><Relationship Id="rId34" Type="http://schemas.openxmlformats.org/officeDocument/2006/relationships/hyperlink" Target="https://doi.org/10.1017/S0967026201003456" TargetMode="External"/><Relationship Id="rId50" Type="http://schemas.openxmlformats.org/officeDocument/2006/relationships/hyperlink" Target="https://www.jstor.org/stable/2097149" TargetMode="External"/><Relationship Id="rId55" Type="http://schemas.openxmlformats.org/officeDocument/2006/relationships/hyperlink" Target="https://doi.org/10.1371/journal.pone.0278215" TargetMode="External"/><Relationship Id="rId76" Type="http://schemas.openxmlformats.org/officeDocument/2006/relationships/hyperlink" Target="https://www.jstor.org/stable/27827150" TargetMode="External"/><Relationship Id="rId97" Type="http://schemas.openxmlformats.org/officeDocument/2006/relationships/image" Target="media/image14.png"/><Relationship Id="rId7" Type="http://schemas.microsoft.com/office/2016/09/relationships/commentsIds" Target="commentsIds.xml"/><Relationship Id="rId71" Type="http://schemas.openxmlformats.org/officeDocument/2006/relationships/hyperlink" Target="https://doi.org/10.1007/978-1-4612-5826-1_29" TargetMode="External"/><Relationship Id="rId92" Type="http://schemas.openxmlformats.org/officeDocument/2006/relationships/image" Target="media/image9.png"/><Relationship Id="rId2" Type="http://schemas.openxmlformats.org/officeDocument/2006/relationships/styles" Target="styles.xml"/><Relationship Id="rId29" Type="http://schemas.openxmlformats.org/officeDocument/2006/relationships/hyperlink" Target="https://doi.org/10.1002/lno.12405" TargetMode="External"/><Relationship Id="rId24" Type="http://schemas.openxmlformats.org/officeDocument/2006/relationships/hyperlink" Target="https://doi.org/10.1086/665650" TargetMode="External"/><Relationship Id="rId40" Type="http://schemas.openxmlformats.org/officeDocument/2006/relationships/hyperlink" Target="https://doi.org/10.1007/s00248-011-9894-8" TargetMode="External"/><Relationship Id="rId45" Type="http://schemas.openxmlformats.org/officeDocument/2006/relationships/hyperlink" Target="https://doi.org/10.4319/lo.2007.52.3.1067" TargetMode="External"/><Relationship Id="rId66" Type="http://schemas.openxmlformats.org/officeDocument/2006/relationships/hyperlink" Target="https://doi.org/10.3354/meps144265" TargetMode="External"/><Relationship Id="rId87" Type="http://schemas.openxmlformats.org/officeDocument/2006/relationships/hyperlink" Target="https://doi.org/10.1038/nature07659" TargetMode="External"/><Relationship Id="rId61" Type="http://schemas.openxmlformats.org/officeDocument/2006/relationships/hyperlink" Target="https://doi.org/10.5194/bg-3-585-2006" TargetMode="External"/><Relationship Id="rId82" Type="http://schemas.openxmlformats.org/officeDocument/2006/relationships/hyperlink" Target="https://doi.org/10.4319/lo.1984.29.6.1149" TargetMode="External"/><Relationship Id="rId19" Type="http://schemas.openxmlformats.org/officeDocument/2006/relationships/hyperlink" Target="https://doi.org/10.1007/s12237-018-0430-7" TargetMode="External"/><Relationship Id="rId14" Type="http://schemas.openxmlformats.org/officeDocument/2006/relationships/image" Target="media/image6.png"/><Relationship Id="rId30" Type="http://schemas.openxmlformats.org/officeDocument/2006/relationships/hyperlink" Target="https://doi.org/10.1038/nature04203" TargetMode="External"/><Relationship Id="rId35" Type="http://schemas.openxmlformats.org/officeDocument/2006/relationships/hyperlink" Target="https://doi.org/10.1080/10641262.2011.611916" TargetMode="External"/><Relationship Id="rId56" Type="http://schemas.openxmlformats.org/officeDocument/2006/relationships/hyperlink" Target="https://doi.org/10.4319/lo.1998.43.4.0636" TargetMode="External"/><Relationship Id="rId77" Type="http://schemas.openxmlformats.org/officeDocument/2006/relationships/hyperlink" Target="https://www.jstor.org/stable/27827150" TargetMode="External"/><Relationship Id="rId100" Type="http://schemas.microsoft.com/office/2011/relationships/people" Target="people.xml"/><Relationship Id="rId8" Type="http://schemas.microsoft.com/office/2018/08/relationships/commentsExtensible" Target="commentsExtensible.xml"/><Relationship Id="rId51" Type="http://schemas.openxmlformats.org/officeDocument/2006/relationships/hyperlink" Target="https://doi.org/10.1126/science.110776" TargetMode="External"/><Relationship Id="rId72" Type="http://schemas.openxmlformats.org/officeDocument/2006/relationships/hyperlink" Target="https://doi.org/10.1007/978-1-4612-5826-1_29" TargetMode="External"/><Relationship Id="rId93" Type="http://schemas.openxmlformats.org/officeDocument/2006/relationships/image" Target="media/image10.png"/><Relationship Id="rId98" Type="http://schemas.openxmlformats.org/officeDocument/2006/relationships/image" Target="media/image1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C9E235-9EC7-4994-9945-C0AAD63D6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10646</Words>
  <Characters>60684</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Catherine Schlenker</dc:creator>
  <cp:lastModifiedBy>Schlenker, Cat</cp:lastModifiedBy>
  <cp:revision>2</cp:revision>
  <dcterms:created xsi:type="dcterms:W3CDTF">2024-02-29T00:17:00Z</dcterms:created>
  <dcterms:modified xsi:type="dcterms:W3CDTF">2024-02-29T00:17:00Z</dcterms:modified>
</cp:coreProperties>
</file>